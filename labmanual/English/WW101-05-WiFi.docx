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F3D08" w14:textId="77777777" w:rsidR="00142375" w:rsidRDefault="00142375" w:rsidP="0081112A">
      <w:pPr>
        <w:pStyle w:val="Heading1"/>
      </w:pPr>
      <w:r>
        <w:t>Chapter 5: Connecting to Access Points (AP)</w:t>
      </w:r>
    </w:p>
    <w:p w14:paraId="0F853453" w14:textId="77777777" w:rsidR="00142375" w:rsidRDefault="00142375" w:rsidP="00CB3ED0">
      <w:pPr>
        <w:pStyle w:val="Heading2"/>
      </w:pPr>
      <w:r>
        <w:t>Objective</w:t>
      </w:r>
    </w:p>
    <w:p w14:paraId="40D2FABB" w14:textId="28E19131" w:rsidR="00F03833" w:rsidRDefault="001D5E84" w:rsidP="001D5E84">
      <w:r>
        <w:t xml:space="preserve">At the end of </w:t>
      </w:r>
      <w:r w:rsidR="005E5F7D">
        <w:t>this chapter</w:t>
      </w:r>
      <w:r>
        <w:t xml:space="preserve"> you will understand the fundamentals of </w:t>
      </w:r>
      <w:r w:rsidR="00506736">
        <w:t xml:space="preserve">operating as </w:t>
      </w:r>
      <w:r>
        <w:t xml:space="preserve">a </w:t>
      </w:r>
      <w:r w:rsidR="006A1790">
        <w:t>Wi-Fi</w:t>
      </w:r>
      <w:r>
        <w:t xml:space="preserve"> Station</w:t>
      </w:r>
      <w:r w:rsidR="00770B6F">
        <w:t xml:space="preserve"> (STA)</w:t>
      </w:r>
      <w:r w:rsidR="00497903">
        <w:t xml:space="preserve"> and connecting to </w:t>
      </w:r>
      <w:r w:rsidR="00C95BAA">
        <w:t xml:space="preserve">a </w:t>
      </w:r>
      <w:r w:rsidR="006A1790">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have an understanding of the </w:t>
      </w:r>
      <w:r w:rsidR="006A1790">
        <w:t>Wi-Fi</w:t>
      </w:r>
      <w:r w:rsidR="00D97420">
        <w:t xml:space="preserve"> </w:t>
      </w:r>
      <w:r w:rsidR="00C578E8">
        <w:t xml:space="preserve">datalink layer </w:t>
      </w:r>
      <w:r w:rsidR="00D97420">
        <w:t xml:space="preserve">which </w:t>
      </w:r>
      <w:r w:rsidR="00C578E8">
        <w:t>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0EA27D04"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6A1790">
        <w:rPr>
          <w:b/>
        </w:rPr>
        <w:t>Wi-Fi</w:t>
      </w:r>
      <w:r w:rsidRPr="00F03833">
        <w:rPr>
          <w:b/>
        </w:rPr>
        <w:t xml:space="preserve"> Network.</w:t>
      </w:r>
    </w:p>
    <w:p w14:paraId="04351485" w14:textId="672D3124" w:rsidR="00142375" w:rsidRDefault="001D5E84" w:rsidP="001D5E84">
      <w:pPr>
        <w:pStyle w:val="Heading2"/>
      </w:pPr>
      <w:r>
        <w:t>Ti</w:t>
      </w:r>
      <w:r w:rsidR="00142375">
        <w:t>me: 1</w:t>
      </w:r>
      <w:r w:rsidR="00427E17">
        <w:t xml:space="preserve">½ </w:t>
      </w:r>
      <w:r w:rsidR="00142375">
        <w:t>H</w:t>
      </w:r>
      <w:r w:rsidR="00427E17">
        <w:t>ours</w:t>
      </w:r>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20694EC8"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6A1790">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hyperlink r:id="rId8" w:history="1">
        <w:r w:rsidR="00C17440" w:rsidRPr="00C17440">
          <w:rPr>
            <w:rStyle w:val="Hyperlink"/>
          </w:rPr>
          <w:t>OSI Network Model</w:t>
        </w:r>
      </w:hyperlink>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32BD7FC2"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A PDU is the atomic unit</w:t>
      </w:r>
      <w:r w:rsidR="006D5E84">
        <w:t xml:space="preserve"> of data for a particular layer:</w:t>
      </w:r>
      <w:r w:rsidR="003C37AE">
        <w:t xml:space="preserve"> </w:t>
      </w:r>
      <w:r>
        <w:t xml:space="preserve">e.g. the Datalink Layer takes an IP packet and divides it up into 1 or more </w:t>
      </w:r>
      <w:r w:rsidR="006A1790">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4A4725" w:rsidP="00FA3AE1">
            <w:pPr>
              <w:jc w:val="center"/>
              <w:rPr>
                <w:b/>
              </w:rPr>
            </w:pPr>
            <w:hyperlink r:id="rId9" w:history="1">
              <w:r w:rsidR="00497903"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4A4725" w:rsidP="00FA3AE1">
            <w:pPr>
              <w:jc w:val="center"/>
              <w:rPr>
                <w:b/>
              </w:rPr>
            </w:pPr>
            <w:hyperlink r:id="rId10" w:history="1">
              <w:r w:rsidR="00497903"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4A4725" w:rsidP="00FA3AE1">
            <w:pPr>
              <w:jc w:val="center"/>
              <w:rPr>
                <w:b/>
              </w:rPr>
            </w:pPr>
            <w:hyperlink r:id="rId11" w:history="1">
              <w:r w:rsidR="00497903"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hyperlink r:id="rId12" w:history="1">
              <w:r w:rsidR="0087593C"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4A4725" w:rsidP="00497903">
            <w:hyperlink r:id="rId13" w:history="1">
              <w:r w:rsidR="00FA3AE1" w:rsidRPr="0037133D">
                <w:rPr>
                  <w:rStyle w:val="Hyperlink"/>
                </w:rPr>
                <w:t>DNS</w:t>
              </w:r>
            </w:hyperlink>
            <w:r w:rsidR="00B22940">
              <w:t xml:space="preserve">, </w:t>
            </w:r>
            <w:hyperlink r:id="rId14" w:history="1">
              <w:r w:rsidR="004641B9" w:rsidRPr="004641B9">
                <w:rPr>
                  <w:rStyle w:val="Hyperlink"/>
                </w:rPr>
                <w:t>DHCP</w:t>
              </w:r>
            </w:hyperlink>
            <w:r w:rsidR="004641B9">
              <w:t xml:space="preserve">, </w:t>
            </w:r>
            <w:hyperlink r:id="rId15" w:history="1">
              <w:r w:rsidR="00B22940" w:rsidRPr="00B22940">
                <w:rPr>
                  <w:rStyle w:val="Hyperlink"/>
                </w:rPr>
                <w:t>MQTT</w:t>
              </w:r>
            </w:hyperlink>
            <w:r w:rsidR="00B22940">
              <w:t xml:space="preserve">, </w:t>
            </w:r>
            <w:hyperlink r:id="rId16" w:history="1">
              <w:r w:rsidR="00B22940" w:rsidRPr="00B22940">
                <w:rPr>
                  <w:rStyle w:val="Hyperlink"/>
                </w:rPr>
                <w:t>HTTP</w:t>
              </w:r>
            </w:hyperlink>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t>L</w:t>
            </w:r>
            <w:r w:rsidR="00F370B9">
              <w:t>ayer 4</w:t>
            </w:r>
          </w:p>
          <w:p w14:paraId="4E1848F1" w14:textId="3C88BC49" w:rsidR="00497903" w:rsidRPr="00497903" w:rsidRDefault="004A4725" w:rsidP="00243F05">
            <w:pPr>
              <w:jc w:val="center"/>
            </w:pPr>
            <w:hyperlink r:id="rId17" w:history="1">
              <w:r w:rsidR="00497903"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4A4725" w:rsidP="00497903">
            <w:hyperlink r:id="rId18" w:history="1">
              <w:r w:rsidR="00497903" w:rsidRPr="00497903">
                <w:rPr>
                  <w:rStyle w:val="Hyperlink"/>
                </w:rPr>
                <w:t xml:space="preserve">TCP </w:t>
              </w:r>
            </w:hyperlink>
          </w:p>
          <w:p w14:paraId="54BD4EF3" w14:textId="77777777" w:rsidR="00B22940" w:rsidRDefault="00B22940" w:rsidP="00497903"/>
          <w:p w14:paraId="14B31B7F" w14:textId="0FD2F18E" w:rsidR="00497903" w:rsidRPr="00497903" w:rsidRDefault="004A4725" w:rsidP="00497903">
            <w:hyperlink r:id="rId19" w:history="1">
              <w:r w:rsidR="00497903"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lastRenderedPageBreak/>
              <w:t xml:space="preserve">(TCP) </w:t>
            </w:r>
            <w:hyperlink r:id="rId20" w:anchor="TCP_segment_structure" w:history="1">
              <w:r w:rsidRPr="00FA3AE1">
                <w:rPr>
                  <w:rStyle w:val="Hyperlink"/>
                </w:rPr>
                <w:t>Segments</w:t>
              </w:r>
            </w:hyperlink>
            <w:r>
              <w:t xml:space="preserve"> </w:t>
            </w:r>
          </w:p>
          <w:p w14:paraId="7D089B33" w14:textId="77777777" w:rsidR="00790611" w:rsidRDefault="00790611" w:rsidP="00497903"/>
          <w:p w14:paraId="363297BA" w14:textId="36C5C181" w:rsidR="00497903" w:rsidRPr="00497903" w:rsidRDefault="00FA3AE1" w:rsidP="00497903">
            <w:r>
              <w:lastRenderedPageBreak/>
              <w:t xml:space="preserve">(UDP) </w:t>
            </w:r>
            <w:hyperlink r:id="rId21" w:history="1">
              <w:r w:rsidR="00497903"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lastRenderedPageBreak/>
              <w:t xml:space="preserve">Reliable, </w:t>
            </w:r>
            <w:r w:rsidR="00F03833">
              <w:t>o</w:t>
            </w:r>
            <w:r>
              <w:t xml:space="preserve">rdered, </w:t>
            </w:r>
            <w:r w:rsidR="00F03833">
              <w:t>e</w:t>
            </w:r>
            <w:r>
              <w:t xml:space="preserve">rror checked stream of bytes – think of it as a pipe between </w:t>
            </w:r>
            <w:r>
              <w:lastRenderedPageBreak/>
              <w:t>computers</w:t>
            </w:r>
            <w:r w:rsidR="00C578E8">
              <w:t xml:space="preserve"> or as a phone call. </w:t>
            </w:r>
          </w:p>
          <w:p w14:paraId="4DF38413" w14:textId="08E154A3" w:rsidR="00C578E8" w:rsidRPr="00497903" w:rsidRDefault="00B22940" w:rsidP="00F03833">
            <w:r>
              <w:t>A</w:t>
            </w:r>
            <w:r w:rsidR="00B94B9A">
              <w:t>n</w:t>
            </w:r>
            <w:r>
              <w:t xml:space="preserve"> </w:t>
            </w:r>
            <w:r w:rsidR="00C578E8">
              <w:t xml:space="preserve">unreliable </w:t>
            </w:r>
            <w:r>
              <w:t>connectionless datagram</w:t>
            </w:r>
            <w:r w:rsidR="00C578E8">
              <w:t xml:space="preserve"> flow</w:t>
            </w:r>
            <w:r w:rsidR="003D3AE8">
              <w:t xml:space="preserve"> </w:t>
            </w:r>
            <w:r w:rsidR="00F03833">
              <w:t>(</w:t>
            </w:r>
            <w:r w:rsidR="00C578E8">
              <w:t xml:space="preserve">packets </w:t>
            </w:r>
            <w:r w:rsidR="00F03833">
              <w:t>of data)</w:t>
            </w:r>
            <w:r w:rsidR="00C578E8">
              <w:t xml:space="preserve"> – think of it like dropping an envelope in the mail to the post office, you don’t know it is receive</w:t>
            </w:r>
            <w:r w:rsidR="00BE67B4">
              <w:t>d until the other side confirms and delivery order is not guaranteed.</w:t>
            </w:r>
          </w:p>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lastRenderedPageBreak/>
              <w:t>L</w:t>
            </w:r>
            <w:r w:rsidR="00F370B9">
              <w:t>ayer 3</w:t>
            </w:r>
          </w:p>
          <w:p w14:paraId="3E066C27" w14:textId="4CDBCEDB" w:rsidR="00497903" w:rsidRPr="00497903" w:rsidRDefault="004A4725" w:rsidP="00243F05">
            <w:pPr>
              <w:jc w:val="center"/>
            </w:pPr>
            <w:hyperlink r:id="rId22" w:history="1">
              <w:r w:rsidR="00497903"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4A4725" w:rsidP="00497903">
            <w:hyperlink r:id="rId23" w:history="1">
              <w:r w:rsidR="00497903"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4A4725" w:rsidP="00497903">
            <w:hyperlink r:id="rId24" w:history="1">
              <w:r w:rsidR="00497903"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4A4725" w:rsidP="00243F05">
            <w:pPr>
              <w:jc w:val="center"/>
            </w:pPr>
            <w:hyperlink r:id="rId25" w:history="1">
              <w:r w:rsidR="00497903"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4A4725" w:rsidP="00497903">
            <w:hyperlink r:id="rId26" w:history="1">
              <w:r w:rsidR="00B8065A"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4A4725" w:rsidP="00497903">
            <w:hyperlink r:id="rId27" w:history="1">
              <w:r w:rsidR="00497903"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r>
              <w:t xml:space="preserve">All of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4A4725" w:rsidP="00243F05">
            <w:pPr>
              <w:jc w:val="center"/>
            </w:pPr>
            <w:hyperlink r:id="rId28" w:history="1">
              <w:r w:rsidR="00497903"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hyperlink r:id="rId29" w:anchor="802.11a_.28OFDM_waveform.29" w:history="1">
              <w:r w:rsidR="0052656A" w:rsidRPr="0037133D">
                <w:rPr>
                  <w:rStyle w:val="Hyperlink"/>
                </w:rPr>
                <w:t>a</w:t>
              </w:r>
            </w:hyperlink>
            <w:r w:rsidR="0052656A">
              <w:t>,</w:t>
            </w:r>
            <w:hyperlink r:id="rId30" w:anchor="802.11b" w:history="1">
              <w:r w:rsidRPr="0037133D">
                <w:rPr>
                  <w:rStyle w:val="Hyperlink"/>
                </w:rPr>
                <w:t>b</w:t>
              </w:r>
            </w:hyperlink>
            <w:r w:rsidR="0052656A">
              <w:t>,</w:t>
            </w:r>
            <w:hyperlink r:id="rId31" w:anchor="802.11g" w:history="1">
              <w:r w:rsidR="0052656A" w:rsidRPr="0037133D">
                <w:rPr>
                  <w:rStyle w:val="Hyperlink"/>
                </w:rPr>
                <w:t>g</w:t>
              </w:r>
            </w:hyperlink>
            <w:r w:rsidR="0052656A">
              <w:t>,</w:t>
            </w:r>
            <w:hyperlink r:id="rId32" w:anchor="802.11n" w:history="1">
              <w:r w:rsidR="0052656A" w:rsidRPr="0037133D">
                <w:rPr>
                  <w:rStyle w:val="Hyperlink"/>
                </w:rPr>
                <w:t>n</w:t>
              </w:r>
            </w:hyperlink>
            <w:r w:rsidR="0052656A">
              <w:t>,</w:t>
            </w:r>
            <w:hyperlink r:id="rId33" w:anchor="802.11ac" w:history="1">
              <w:r w:rsidR="0052656A" w:rsidRPr="0037133D">
                <w:rPr>
                  <w:rStyle w:val="Hyperlink"/>
                </w:rPr>
                <w:t>ac</w:t>
              </w:r>
            </w:hyperlink>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2DB443F6" w:rsidR="00497903" w:rsidRPr="00497903" w:rsidRDefault="00497903" w:rsidP="00497903">
            <w:r w:rsidRPr="00497903">
              <w:t>Sends and receives streams of bits</w:t>
            </w:r>
            <w:r>
              <w:t xml:space="preserve"> over the </w:t>
            </w:r>
            <w:r w:rsidR="006A1790">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12490943" w14:textId="77777777" w:rsidR="00BA5AD6" w:rsidRDefault="00BA5AD6">
      <w:pPr>
        <w:rPr>
          <w:rFonts w:ascii="Cambria" w:eastAsia="Times New Roman" w:hAnsi="Cambria"/>
          <w:b/>
          <w:bCs/>
          <w:color w:val="4F81BD"/>
        </w:rPr>
      </w:pPr>
      <w:r>
        <w:br w:type="page"/>
      </w:r>
    </w:p>
    <w:p w14:paraId="0A6BD3F8" w14:textId="4EAA82D4" w:rsidR="00F03833" w:rsidRDefault="00F03833" w:rsidP="00F03833">
      <w:pPr>
        <w:pStyle w:val="Heading3"/>
      </w:pPr>
      <w:r>
        <w:lastRenderedPageBreak/>
        <w:t xml:space="preserve">(Physical/Datalink) </w:t>
      </w:r>
      <w:r w:rsidR="006A1790">
        <w:t>Wi-Fi</w:t>
      </w:r>
      <w:r>
        <w:t xml:space="preserve"> Basics</w:t>
      </w:r>
    </w:p>
    <w:p w14:paraId="65AF85C4" w14:textId="3D8214E4" w:rsidR="00F03833" w:rsidRDefault="00F03833" w:rsidP="003C37AE">
      <w:r>
        <w:t xml:space="preserve">There are two ends of a </w:t>
      </w:r>
      <w:r w:rsidR="006A1790">
        <w:t>Wi-Fi</w:t>
      </w:r>
      <w:r>
        <w:t xml:space="preserve"> network</w:t>
      </w:r>
      <w:r w:rsidR="006679DE">
        <w:t>:</w:t>
      </w:r>
      <w:r>
        <w:t xml:space="preserve"> the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In order for a Station to connect </w:t>
      </w:r>
      <w:r w:rsidR="000B096A">
        <w:t xml:space="preserve">to a </w:t>
      </w:r>
      <w:r w:rsidR="006A1790">
        <w:t>Wi-Fi</w:t>
      </w:r>
      <w:r w:rsidR="000B096A">
        <w:t xml:space="preserve"> </w:t>
      </w:r>
      <w:r w:rsidR="006D5E84">
        <w:t>Access Point</w:t>
      </w:r>
      <w:r w:rsidR="000B096A">
        <w:t xml:space="preserve">, </w:t>
      </w:r>
      <w:r>
        <w:t xml:space="preserve">it must </w:t>
      </w:r>
      <w:r w:rsidR="003C37AE">
        <w:t>have the following information</w:t>
      </w:r>
      <w:r w:rsidR="00526B96">
        <w:t>:</w:t>
      </w:r>
      <w:r>
        <w:t xml:space="preserve"> </w:t>
      </w:r>
      <w:r w:rsidRPr="000B096A">
        <w:rPr>
          <w:b/>
        </w:rPr>
        <w:t>SSID</w:t>
      </w:r>
      <w:r w:rsidR="00243F05">
        <w:t xml:space="preserve"> and </w:t>
      </w:r>
      <w:r w:rsidRPr="000B096A">
        <w:rPr>
          <w:b/>
        </w:rPr>
        <w:t>Encryption</w:t>
      </w:r>
      <w:r w:rsidR="00243F05">
        <w:rPr>
          <w:b/>
        </w:rPr>
        <w:t xml:space="preserve"> Scheme</w:t>
      </w:r>
      <w:r>
        <w:t>.</w:t>
      </w:r>
      <w:r w:rsidR="00065FAA">
        <w:t xml:space="preserve">  </w:t>
      </w:r>
      <w:r w:rsidR="00243F05">
        <w:t xml:space="preserve">The WICED chip will take care of selecting the proper band and channel.  </w:t>
      </w:r>
      <w:r w:rsidR="000B096A">
        <w:t>In</w:t>
      </w:r>
      <w:r w:rsidR="003C37AE">
        <w:t xml:space="preserve"> addition, in</w:t>
      </w:r>
      <w:r w:rsidR="000B096A">
        <w:t xml:space="preserve"> order to send data, all </w:t>
      </w:r>
      <w:r w:rsidR="006A1790">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9ABA4A5" w14:textId="77777777" w:rsidR="00F03833" w:rsidRPr="00065FAA" w:rsidRDefault="004A4725" w:rsidP="005A03F7">
      <w:pPr>
        <w:keepNext/>
        <w:rPr>
          <w:b/>
          <w:u w:val="single"/>
        </w:rPr>
      </w:pPr>
      <w:hyperlink r:id="rId34" w:history="1">
        <w:r w:rsidR="00F03833" w:rsidRPr="00065FAA">
          <w:rPr>
            <w:rStyle w:val="Hyperlink"/>
            <w:b/>
          </w:rPr>
          <w:t>SSID</w:t>
        </w:r>
      </w:hyperlink>
      <w:r w:rsidR="00F03833" w:rsidRPr="00065FAA">
        <w:rPr>
          <w:b/>
          <w:u w:val="single"/>
        </w:rPr>
        <w:t xml:space="preserve"> (the name of the wireless network)</w:t>
      </w:r>
    </w:p>
    <w:p w14:paraId="46E9A7A0" w14:textId="092D880D"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B922FA">
        <w:t xml:space="preserve"> -</w:t>
      </w:r>
      <w:r w:rsidR="00D131A5">
        <w:t xml:space="preserve"> which is the same as an 8-bit byte </w:t>
      </w:r>
      <w:r w:rsidR="00B922FA">
        <w:t xml:space="preserve">- </w:t>
      </w:r>
      <w:r w:rsidR="00D131A5">
        <w:t>but for some reason which is lost in the mists of history, networ</w:t>
      </w:r>
      <w:r w:rsidR="0055342F">
        <w:t>king guys always call them octe</w:t>
      </w:r>
      <w:r w:rsidR="00D131A5">
        <w:t>ts</w:t>
      </w:r>
      <w:r w:rsidR="00526B96">
        <w:t>)</w:t>
      </w:r>
      <w:r>
        <w:t>.  The name does not have to be human readable (e.g. ASCII) but because it is uncoded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14D6209D" w:rsidR="00313130" w:rsidRPr="002A0BCF" w:rsidRDefault="006A1790" w:rsidP="00F03833">
      <w:r>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w:t>
      </w:r>
      <w:r w:rsidR="0054445D">
        <w:t xml:space="preserve">network </w:t>
      </w:r>
      <w:r w:rsidR="00F03833">
        <w:t>(a,b,g,n,ac,ax)</w:t>
      </w:r>
      <w:r w:rsidR="00C578E8">
        <w:t xml:space="preserve"> and operating mode</w:t>
      </w:r>
      <w:r w:rsidR="00F03833">
        <w:t>.  The type</w:t>
      </w:r>
      <w:r w:rsidR="00C578E8">
        <w:t>s</w:t>
      </w:r>
      <w:r w:rsidR="00F03833">
        <w:t xml:space="preserve"> of encoding </w:t>
      </w:r>
      <w:r w:rsidR="00C578E8">
        <w:t>are transparent</w:t>
      </w:r>
      <w:r w:rsidR="00F03833">
        <w:t xml:space="preserve"> to your I</w:t>
      </w:r>
      <w:r w:rsidR="00526B96">
        <w:t>o</w:t>
      </w:r>
      <w:r w:rsidR="00F03833">
        <w:t xml:space="preserve">T application </w:t>
      </w:r>
      <w:r w:rsidR="00663295">
        <w:t>since</w:t>
      </w:r>
      <w:r w:rsidR="00F03833">
        <w:t xml:space="preserve"> the chip</w:t>
      </w:r>
      <w:r w:rsidR="00C578E8">
        <w:t xml:space="preserve">, radio, and firmware will virtualize this for you. </w:t>
      </w:r>
      <w:r w:rsidR="00F03833">
        <w:t>The data is then transmitted into the 2.4GHz or 5GHz band (which band is important).</w:t>
      </w:r>
      <w:r w:rsidR="00C578E8">
        <w:t xml:space="preserve"> Note that 5G</w:t>
      </w:r>
      <w:r w:rsidR="005E0CAC">
        <w:t>H</w:t>
      </w:r>
      <w:r w:rsidR="00C578E8">
        <w:t>z band has hig</w:t>
      </w:r>
      <w:r w:rsidR="00CD587D">
        <w:t>her throughput and less latency</w:t>
      </w:r>
      <w:r w:rsidR="00C578E8">
        <w:t xml:space="preserve"> </w:t>
      </w:r>
      <w:r w:rsidR="00CD587D">
        <w:t>but</w:t>
      </w:r>
      <w:r w:rsidR="00C578E8">
        <w:t xml:space="preserve"> less range </w:t>
      </w:r>
      <w:r w:rsidR="00CD587D">
        <w:t xml:space="preserve">while </w:t>
      </w:r>
      <w:r w:rsidR="00C578E8">
        <w:t>the opposite is true for 2.4G</w:t>
      </w:r>
      <w:r w:rsidR="005E0CAC">
        <w:t>H</w:t>
      </w:r>
      <w:r w:rsidR="00C578E8">
        <w:t xml:space="preserve">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r w:rsidRPr="00065FAA">
        <w:rPr>
          <w:b/>
          <w:u w:val="single"/>
        </w:rPr>
        <w:fldChar w:fldCharType="separate"/>
      </w:r>
      <w:r w:rsidRPr="00065FAA">
        <w:rPr>
          <w:rStyle w:val="Hyperlink"/>
          <w:b/>
        </w:rPr>
        <w:t>Channel number</w:t>
      </w:r>
    </w:p>
    <w:p w14:paraId="2FDDBAC2" w14:textId="342EBB87"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t>
      </w:r>
      <w:r w:rsidR="006A1790">
        <w:t>Wi-Fi</w:t>
      </w:r>
      <w:r w:rsidR="00C578E8">
        <w:t xml:space="preserve"> layer, this is configured via a country-code setting which maps to a set of available channels for that region. </w:t>
      </w:r>
      <w:r>
        <w:t xml:space="preserve">2.4GHz is pretty simple,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this matters </w:t>
      </w:r>
      <w:r w:rsidR="00526B96">
        <w:rPr>
          <w:b/>
        </w:rPr>
        <w:t>since</w:t>
      </w:r>
      <w:r w:rsidRPr="004D13CE">
        <w:rPr>
          <w:b/>
        </w:rPr>
        <w:t xml:space="preserve"> when you try to join an SSID the WICED SDK will scan all the channels looking for the correct SSID.</w:t>
      </w:r>
    </w:p>
    <w:p w14:paraId="345CD0D2" w14:textId="33E00292" w:rsidR="00F03833" w:rsidRPr="00065FAA" w:rsidRDefault="004A4725" w:rsidP="003C37AE">
      <w:pPr>
        <w:keepNext/>
        <w:rPr>
          <w:b/>
          <w:u w:val="single"/>
        </w:rPr>
      </w:pPr>
      <w:hyperlink r:id="rId35" w:history="1">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WAP</w:t>
        </w:r>
        <w:r w:rsidR="00526B96" w:rsidRPr="00C05C28">
          <w:rPr>
            <w:rStyle w:val="Hyperlink"/>
            <w:b/>
          </w:rPr>
          <w:t>2</w:t>
        </w:r>
        <w:r w:rsidR="00F03833" w:rsidRPr="00C05C28">
          <w:rPr>
            <w:rStyle w:val="Hyperlink"/>
            <w:b/>
          </w:rPr>
          <w:t>)</w:t>
        </w:r>
      </w:hyperlink>
    </w:p>
    <w:p w14:paraId="20541EED" w14:textId="0C6AC180" w:rsidR="00313130" w:rsidRDefault="00F03833" w:rsidP="00F03833">
      <w:r>
        <w:t xml:space="preserve">In order to provide security for </w:t>
      </w:r>
      <w:r w:rsidR="006A1790">
        <w:t>Wi-Fi</w:t>
      </w:r>
      <w:r>
        <w:t xml:space="preserve"> networks it is common to use data link layer encryption.  The types of network encryption are Open (i.e. no security), </w:t>
      </w:r>
      <w:hyperlink r:id="rId36" w:history="1">
        <w:r w:rsidRPr="00C05C28">
          <w:rPr>
            <w:rStyle w:val="Hyperlink"/>
          </w:rPr>
          <w:t>Wireless Equivalent Privacy (WEP)</w:t>
        </w:r>
      </w:hyperlink>
      <w:r>
        <w:t xml:space="preserve"> which is not </w:t>
      </w:r>
      <w:r w:rsidR="00C41547">
        <w:t xml:space="preserve">completely secure (but may be </w:t>
      </w:r>
      <w:r w:rsidR="00580504">
        <w:t xml:space="preserve">OK </w:t>
      </w:r>
      <w:r w:rsidR="00C41547">
        <w:t>for some type of limited legacy applications)</w:t>
      </w:r>
      <w:r>
        <w:t xml:space="preserve">, </w:t>
      </w:r>
      <w:hyperlink r:id="rId37" w:history="1">
        <w:r w:rsidR="006A1790">
          <w:rPr>
            <w:rStyle w:val="Hyperlink"/>
          </w:rPr>
          <w:t>Wi-Fi</w:t>
        </w:r>
        <w:r w:rsidRPr="00F44670">
          <w:rPr>
            <w:rStyle w:val="Hyperlink"/>
          </w:rPr>
          <w:t xml:space="preserve"> Protected Access (WPA)</w:t>
        </w:r>
      </w:hyperlink>
      <w:r>
        <w:t xml:space="preserve"> and WPA2 which has largely displaced WPA (you must support WPA2 to use the </w:t>
      </w:r>
      <w:r w:rsidR="006A1790">
        <w:t>Wi-Fi</w:t>
      </w:r>
      <w:r>
        <w:t xml:space="preserve"> logo on your product).</w:t>
      </w:r>
      <w:r w:rsidR="005404D0">
        <w:t xml:space="preserve">  There are two version</w:t>
      </w:r>
      <w:r w:rsidR="00580504">
        <w:t>s</w:t>
      </w:r>
      <w:r w:rsidR="005404D0">
        <w:t xml:space="preserve"> of WPA1/2</w:t>
      </w:r>
      <w:r w:rsidR="00580504">
        <w:t>:</w:t>
      </w:r>
      <w:r w:rsidR="005404D0">
        <w:t xml:space="preserve"> one called “Personal” or “Pre</w:t>
      </w:r>
      <w:r w:rsidR="009B1B0F">
        <w:t xml:space="preserve"> </w:t>
      </w:r>
      <w:r w:rsidR="005404D0">
        <w:t>Shared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not recommended as it is very easy to compromise (e.g. using tools like Wireshark and AirSnort)</w:t>
      </w:r>
      <w:r>
        <w:t xml:space="preserve">.  The PSK key scheme of WPA is very secure as it uses </w:t>
      </w:r>
      <w:hyperlink r:id="rId38" w:history="1">
        <w:r w:rsidRPr="00C05C28">
          <w:rPr>
            <w:rStyle w:val="Hyperlink"/>
          </w:rPr>
          <w:t>AES</w:t>
        </w:r>
      </w:hyperlink>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w:t>
      </w:r>
      <w:r>
        <w:lastRenderedPageBreak/>
        <w:t xml:space="preserve">To solve the key distribution problem, most enterprise networking solutions use WPA2 Enterprise which requires use of a </w:t>
      </w:r>
      <w:hyperlink r:id="rId39" w:history="1">
        <w:r w:rsidRPr="005404D0">
          <w:rPr>
            <w:rStyle w:val="Hyperlink"/>
          </w:rPr>
          <w:t>RADIUS</w:t>
        </w:r>
      </w:hyperlink>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2443AF6A" w14:textId="3DAC90B0" w:rsidR="007D0057" w:rsidRPr="00065FAA" w:rsidRDefault="004A4725" w:rsidP="003C37AE">
      <w:pPr>
        <w:keepNext/>
        <w:rPr>
          <w:b/>
          <w:u w:val="single"/>
        </w:rPr>
      </w:pPr>
      <w:hyperlink r:id="rId40" w:history="1">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hyperlink>
    </w:p>
    <w:p w14:paraId="335935C9" w14:textId="41CEBF3B" w:rsidR="00313130" w:rsidRDefault="00065FAA" w:rsidP="007D0057">
      <w:r>
        <w:t xml:space="preserve">The </w:t>
      </w:r>
      <w:r w:rsidR="006A1790">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In order for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Finally, the most significant bit of the most significant byte (e.g. bit 47) specifies a multicast (Group) address and the special address of all 1’s (e.g. ff:ff:ff:ff:ff:ff) is a broadcast address (send to everyone).</w:t>
      </w:r>
    </w:p>
    <w:p w14:paraId="618F4DCC" w14:textId="7B617E68" w:rsidR="00313130" w:rsidRDefault="000B096A" w:rsidP="007D0057">
      <w:r>
        <w:t xml:space="preserve">The datalink layer needs to be able to figure out the MAC address of a particular IP Address in order to send it out on the </w:t>
      </w:r>
      <w:r w:rsidR="006A1790">
        <w:t>Wi-Fi</w:t>
      </w:r>
      <w:r>
        <w:t xml:space="preserve"> network.  In order to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4A4725" w:rsidP="003C37AE">
      <w:pPr>
        <w:keepNext/>
      </w:pPr>
      <w:hyperlink r:id="rId41" w:history="1">
        <w:r w:rsidR="000B096A" w:rsidRPr="000B096A">
          <w:rPr>
            <w:rStyle w:val="Hyperlink"/>
            <w:b/>
          </w:rPr>
          <w:t>ARP</w:t>
        </w:r>
      </w:hyperlink>
    </w:p>
    <w:p w14:paraId="5A9583B4" w14:textId="076D193C" w:rsidR="00BA5AD6" w:rsidRDefault="000B096A" w:rsidP="007D0057">
      <w:r>
        <w:t xml:space="preserve">Inside of every device there is an ARP table that has a map of MAC Address to IP address.  In order </w:t>
      </w:r>
      <w:r w:rsidR="00C66680">
        <w:t>to discover the MAC address of an</w:t>
      </w:r>
      <w:r>
        <w:t xml:space="preserve"> IP address</w:t>
      </w:r>
      <w:r w:rsidR="00C66680">
        <w:t>,</w:t>
      </w:r>
      <w:r>
        <w:t xml:space="preserve">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ARPing you can update your table as well)</w:t>
      </w:r>
      <w:r w:rsidR="00C05C28">
        <w:t xml:space="preserve">.  The brilliant part of this scheme is that if you ARP for an IP address that is not on your </w:t>
      </w:r>
      <w:r w:rsidR="00584914">
        <w:t xml:space="preserve">local </w:t>
      </w:r>
      <w:r w:rsidR="00C05C28">
        <w:t>network, the router will respond with its MAC address (the subject of the next section).</w:t>
      </w:r>
    </w:p>
    <w:p w14:paraId="7F6DBBDB" w14:textId="77777777" w:rsidR="00BA5AD6" w:rsidRDefault="00BA5AD6">
      <w:r>
        <w:br w:type="page"/>
      </w:r>
    </w:p>
    <w:p w14:paraId="74E9751C" w14:textId="77777777" w:rsidR="00F03833" w:rsidRDefault="00F03833" w:rsidP="00F03833">
      <w:pPr>
        <w:pStyle w:val="Heading3"/>
      </w:pPr>
      <w:r>
        <w:lastRenderedPageBreak/>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8253" cy="3275498"/>
                    </a:xfrm>
                    <a:prstGeom prst="rect">
                      <a:avLst/>
                    </a:prstGeom>
                  </pic:spPr>
                </pic:pic>
              </a:graphicData>
            </a:graphic>
          </wp:inline>
        </w:drawing>
      </w:r>
    </w:p>
    <w:p w14:paraId="3B3EAA02" w14:textId="3E9DB5EA" w:rsidR="00F03833" w:rsidRDefault="00C91377" w:rsidP="00F03833">
      <w:r w:rsidRPr="00A81920">
        <w:rPr>
          <w:b/>
        </w:rPr>
        <w:t>The Internet</w:t>
      </w:r>
      <w:r>
        <w:t xml:space="preserve"> is a mesh of interconnected </w:t>
      </w:r>
      <w:r w:rsidRPr="00C91377">
        <w:rPr>
          <w:b/>
        </w:rPr>
        <w:t>IP networks</w:t>
      </w:r>
      <w:r w:rsidR="00A81920">
        <w:t>.</w:t>
      </w:r>
      <w:r w:rsidR="00B46B71">
        <w:t xml:space="preserve">  </w:t>
      </w:r>
      <w:r w:rsidR="00A81920" w:rsidRPr="00A81920">
        <w:rPr>
          <w:b/>
        </w:rPr>
        <w:t>The Cloud</w:t>
      </w:r>
      <w:r w:rsidR="00AC44FF">
        <w:t xml:space="preserve"> is all of the I</w:t>
      </w:r>
      <w:r w:rsidR="00A81920">
        <w:t>nternet that is accessible by your network, but may also mean servers that are attached</w:t>
      </w:r>
      <w:r w:rsidR="00DA1B34">
        <w:t xml:space="preserve"> to a network somewhere on the I</w:t>
      </w:r>
      <w:r w:rsidR="00A81920">
        <w:t>nternet.</w:t>
      </w:r>
    </w:p>
    <w:p w14:paraId="372DDBDD" w14:textId="77B12568" w:rsidR="00A81920" w:rsidRDefault="00A81920" w:rsidP="00F03833">
      <w:r>
        <w:t xml:space="preserve">All </w:t>
      </w:r>
      <w:r w:rsidRPr="00A81920">
        <w:rPr>
          <w:b/>
        </w:rPr>
        <w:t>devices</w:t>
      </w:r>
      <w:r>
        <w:t xml:space="preserve"> on the Internet have a legal </w:t>
      </w:r>
      <w:hyperlink r:id="rId43"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which are the last 32-x bits.  The netmask defines the split of network/client.  E.g. the netmask for 192.168.15.* is 255.255.255.0</w:t>
      </w:r>
    </w:p>
    <w:p w14:paraId="0FAA7E0A" w14:textId="03E0F0D1" w:rsidR="00A43E83" w:rsidRDefault="00A43E83" w:rsidP="00A43E83">
      <w:r>
        <w:t xml:space="preserve">An </w:t>
      </w:r>
      <w:hyperlink r:id="rId44"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3B8DBFBC" w14:textId="7F7E1EA6" w:rsidR="00BA5AD6"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When a DHCP server hears the request it responds with the required information.  DHCP is integrated into WICED and handles this exchange of information for you automatically when enabled.</w:t>
      </w:r>
    </w:p>
    <w:p w14:paraId="246AD173" w14:textId="77777777" w:rsidR="00BA5AD6" w:rsidRDefault="00BA5AD6">
      <w:r>
        <w:br w:type="page"/>
      </w:r>
    </w:p>
    <w:p w14:paraId="33DEC18F" w14:textId="077C47FC" w:rsidR="00935AD0" w:rsidRDefault="00935AD0" w:rsidP="00BE21AE">
      <w:pPr>
        <w:pStyle w:val="Heading3"/>
      </w:pPr>
      <w:r>
        <w:lastRenderedPageBreak/>
        <w:t>Device Configuration Table</w:t>
      </w:r>
      <w:r w:rsidR="00BE21AE">
        <w:t xml:space="preserve"> (DCT)</w:t>
      </w:r>
    </w:p>
    <w:p w14:paraId="0465B9D8" w14:textId="320329F2"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71C91">
        <w:t xml:space="preserve">It can also be used to store your application information.  </w:t>
      </w:r>
      <w:r w:rsidR="00F84E4A">
        <w:t>The</w:t>
      </w:r>
      <w:r w:rsidR="005A3F22">
        <w:t xml:space="preserve"> </w:t>
      </w:r>
      <w:r w:rsidR="00571C91">
        <w:t>DCT</w:t>
      </w:r>
      <w:r w:rsidR="005A3F22">
        <w:t xml:space="preserve"> is used by the WICED </w:t>
      </w:r>
      <w:r w:rsidR="00671228">
        <w:t>firmware</w:t>
      </w:r>
      <w:r w:rsidR="005A3F22">
        <w:t xml:space="preserve"> to </w:t>
      </w:r>
      <w:r w:rsidR="005F215A">
        <w:t>“</w:t>
      </w:r>
      <w:r w:rsidR="005A3F22">
        <w:t>do the ri</w:t>
      </w:r>
      <w:r w:rsidR="00671228">
        <w:t>ght thing</w:t>
      </w:r>
      <w:r w:rsidR="005F215A">
        <w:t>”</w:t>
      </w:r>
      <w:r w:rsidR="0076394C">
        <w:t>. For example,</w:t>
      </w:r>
      <w:r w:rsidR="00671228">
        <w:t xml:space="preserve"> </w:t>
      </w:r>
      <w:r w:rsidR="00671228" w:rsidRPr="00281458">
        <w:rPr>
          <w:i/>
        </w:rPr>
        <w:t>wiced_network_up</w:t>
      </w:r>
      <w:r w:rsidR="00281458" w:rsidRPr="00281458">
        <w:rPr>
          <w:i/>
        </w:rPr>
        <w:t>()</w:t>
      </w:r>
      <w:r w:rsidR="00671228">
        <w:t xml:space="preserve"> reads the network information from the DCT and connects to th</w:t>
      </w:r>
      <w:r w:rsidR="0076394C">
        <w:t>e specified</w:t>
      </w:r>
      <w:r w:rsidR="00671228">
        <w:t xml:space="preserve"> network.</w:t>
      </w:r>
    </w:p>
    <w:p w14:paraId="1C25A638" w14:textId="4AB177D4"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w:t>
      </w:r>
      <w:r w:rsidR="00F84E4A">
        <w:t>your</w:t>
      </w:r>
      <w:r w:rsidR="00671228">
        <w:t xml:space="preserve"> </w:t>
      </w:r>
      <w:r>
        <w:t>application</w:t>
      </w:r>
      <w:r w:rsidR="00B46B71">
        <w:t xml:space="preserve">. </w:t>
      </w:r>
      <w:r>
        <w:t xml:space="preserve"> </w:t>
      </w:r>
      <w:r w:rsidR="00F84E4A">
        <w:t>The DCT</w:t>
      </w:r>
      <w:r>
        <w:t xml:space="preserve">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09E01083" w14:textId="088B2B00" w:rsidR="00B46B71" w:rsidRDefault="00B46B71" w:rsidP="00BE21AE">
      <w:r>
        <w:t>When building a WICED App y</w:t>
      </w:r>
      <w:r w:rsidR="00671228">
        <w:t>ou can either use the default DCT</w:t>
      </w:r>
      <w:r>
        <w:t xml:space="preserve"> or you can make a custom one</w:t>
      </w:r>
      <w:r w:rsidR="00F84E4A">
        <w:t xml:space="preserve"> or a custom section of one</w:t>
      </w:r>
      <w:r>
        <w:t xml:space="preserve">.  To </w:t>
      </w:r>
      <w:r w:rsidR="0052656A">
        <w:t xml:space="preserve">preconfigure the </w:t>
      </w:r>
      <w:r w:rsidR="006A1790">
        <w:t>Wi-Fi</w:t>
      </w:r>
      <w:r w:rsidR="00F84E4A">
        <w:t xml:space="preserve"> section of the </w:t>
      </w:r>
      <w:r w:rsidR="0052656A">
        <w:t xml:space="preserve">DCT table you need to create a .h file (generally called </w:t>
      </w:r>
      <w:ins w:id="0" w:author="Greg Landry" w:date="2017-03-01T14:47:00Z">
        <w:r w:rsidR="005A1AAF">
          <w:t>wifi</w:t>
        </w:r>
      </w:ins>
      <w:del w:id="1" w:author="Greg Landry" w:date="2017-03-01T14:47:00Z">
        <w:r w:rsidR="006A1790" w:rsidDel="005A1AAF">
          <w:delText>Wi-Fi</w:delText>
        </w:r>
      </w:del>
      <w:r w:rsidR="0052656A">
        <w:t>_config_dct.h with the correct #defines. You then need to add “</w:t>
      </w:r>
      <w:r w:rsidR="006A1790">
        <w:t>WI</w:t>
      </w:r>
      <w:del w:id="2" w:author="Greg Landry" w:date="2017-03-01T14:47:00Z">
        <w:r w:rsidR="006A1790" w:rsidDel="005A1AAF">
          <w:delText>-</w:delText>
        </w:r>
      </w:del>
      <w:r w:rsidR="006A1790">
        <w:t>FI</w:t>
      </w:r>
      <w:r w:rsidR="0052656A">
        <w:t xml:space="preserve">_CONFIG_DCT_H := </w:t>
      </w:r>
      <w:ins w:id="3" w:author="Greg Landry" w:date="2017-03-01T14:47:00Z">
        <w:r w:rsidR="005A1AAF">
          <w:t>wifi</w:t>
        </w:r>
      </w:ins>
      <w:del w:id="4" w:author="Greg Landry" w:date="2017-03-01T14:47:00Z">
        <w:r w:rsidR="006A1790" w:rsidDel="005A1AAF">
          <w:delText>Wi-Fi</w:delText>
        </w:r>
      </w:del>
      <w:r w:rsidR="0052656A">
        <w:t>_config_dct.h” to the makefile</w:t>
      </w:r>
      <w:r w:rsidR="00E163E1">
        <w:t xml:space="preserve"> so that the </w:t>
      </w:r>
      <w:r w:rsidR="002D464D">
        <w:t>your custom</w:t>
      </w:r>
      <w:r w:rsidR="009B1B0F">
        <w:t xml:space="preserve"> </w:t>
      </w:r>
      <w:r w:rsidR="00E163E1">
        <w:t xml:space="preserve">DCT </w:t>
      </w:r>
      <w:r w:rsidR="009B1B0F">
        <w:t>is built</w:t>
      </w:r>
      <w:r w:rsidR="0052656A">
        <w:t>.</w:t>
      </w:r>
    </w:p>
    <w:p w14:paraId="2076C550" w14:textId="5DFD4822" w:rsidR="00BE21AE" w:rsidRDefault="004504F0" w:rsidP="00A061C4">
      <w:pPr>
        <w:keepNext/>
        <w:rPr>
          <w:b/>
          <w:u w:val="single"/>
        </w:rPr>
      </w:pPr>
      <w:r>
        <w:t xml:space="preserve"> </w:t>
      </w:r>
      <w:r w:rsidRPr="004504F0">
        <w:rPr>
          <w:b/>
          <w:u w:val="single"/>
        </w:rPr>
        <w:t>You can get a template for the file in the directory “include/default_</w:t>
      </w:r>
      <w:ins w:id="5" w:author="Greg Landry" w:date="2017-03-01T14:47:00Z">
        <w:r w:rsidR="005A1AAF">
          <w:rPr>
            <w:b/>
            <w:u w:val="single"/>
          </w:rPr>
          <w:t>wifi</w:t>
        </w:r>
      </w:ins>
      <w:del w:id="6" w:author="Greg Landry" w:date="2017-03-01T14:47:00Z">
        <w:r w:rsidR="006A1790" w:rsidDel="005A1AAF">
          <w:rPr>
            <w:b/>
            <w:u w:val="single"/>
          </w:rPr>
          <w:delText>Wi-Fi</w:delText>
        </w:r>
      </w:del>
      <w:r w:rsidR="00E703B2">
        <w:rPr>
          <w:b/>
          <w:u w:val="single"/>
        </w:rPr>
        <w:t>_</w:t>
      </w:r>
      <w:r w:rsidRPr="004504F0">
        <w:rPr>
          <w:b/>
          <w:u w:val="single"/>
        </w:rPr>
        <w:t>config_dct.h”</w:t>
      </w:r>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048" cy="3249820"/>
                    </a:xfrm>
                    <a:prstGeom prst="rect">
                      <a:avLst/>
                    </a:prstGeom>
                  </pic:spPr>
                </pic:pic>
              </a:graphicData>
            </a:graphic>
          </wp:inline>
        </w:drawing>
      </w:r>
    </w:p>
    <w:p w14:paraId="5DF34394" w14:textId="1E5EB9C8"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interfaces as well as support </w:t>
      </w:r>
      <w:r w:rsidR="006A1790">
        <w:t>Wi-Fi</w:t>
      </w:r>
      <w:r>
        <w:t xml:space="preserve"> and Ethernet (line 26). </w:t>
      </w:r>
      <w:r w:rsidR="005A3F22">
        <w:t xml:space="preserve">  </w:t>
      </w:r>
      <w:r w:rsidR="00F54A12">
        <w:t xml:space="preserve">The configuration AP is used for devices that want to allow other devices to connect to them to perform configuration of the WICED system over </w:t>
      </w:r>
      <w:r w:rsidR="006A1790">
        <w:t>Wi-Fi</w:t>
      </w:r>
      <w:r w:rsidR="00F54A12">
        <w:t xml:space="preserve">. The soft AP is used for devices that will act as a </w:t>
      </w:r>
      <w:r w:rsidR="006A1790">
        <w:t>Wi-Fi</w:t>
      </w:r>
      <w:r w:rsidR="00F54A12">
        <w:t xml:space="preserve"> access point during normal operation. The client is used for devices that will connect to an existing </w:t>
      </w:r>
      <w:r w:rsidR="006A1790">
        <w:t>Wi-Fi</w:t>
      </w:r>
      <w:r w:rsidR="00F54A12">
        <w:t xml:space="preserve"> network as a station. </w:t>
      </w:r>
      <w:r w:rsidR="005A3F22">
        <w:t xml:space="preserve">For the purposes of this chapter we will only be a CLIENT so you will only need to touch </w:t>
      </w:r>
      <w:r w:rsidR="008B356F">
        <w:t>17</w:t>
      </w:r>
      <w:r w:rsidR="005A3F22">
        <w:t>-23.</w:t>
      </w:r>
    </w:p>
    <w:p w14:paraId="7494084E" w14:textId="30DBBD09" w:rsidR="00A47D13" w:rsidRDefault="00A47D13" w:rsidP="00BE21AE">
      <w:r>
        <w:lastRenderedPageBreak/>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902" cy="2963316"/>
                    </a:xfrm>
                    <a:prstGeom prst="rect">
                      <a:avLst/>
                    </a:prstGeom>
                  </pic:spPr>
                </pic:pic>
              </a:graphicData>
            </a:graphic>
          </wp:inline>
        </w:drawing>
      </w:r>
    </w:p>
    <w:p w14:paraId="7637CA26" w14:textId="35DF47B2" w:rsidR="00571C91" w:rsidRDefault="00E536DD" w:rsidP="00571C91">
      <w:r>
        <w:t xml:space="preserve">The WICED </w:t>
      </w:r>
      <w:r w:rsidR="00571C91">
        <w:t xml:space="preserve">SDK provides </w:t>
      </w:r>
      <w:r w:rsidR="00F84E4A">
        <w:t xml:space="preserve">a </w:t>
      </w:r>
      <w:r w:rsidR="00C25497">
        <w:t xml:space="preserve">predefined </w:t>
      </w:r>
      <w:r w:rsidR="00F84E4A">
        <w:t>structure that maps to the DCT in flash (in the file platform_dct.h</w:t>
      </w:r>
      <w:r w:rsidR="00E8269F">
        <w:t xml:space="preserve"> which can be found in the WICED/platform/include folder</w:t>
      </w:r>
      <w:r w:rsidR="00F84E4A">
        <w:t>)</w:t>
      </w:r>
      <w:r w:rsidR="00876DFB">
        <w:t>.</w:t>
      </w:r>
    </w:p>
    <w:p w14:paraId="08155229" w14:textId="2DE95914" w:rsidR="00F84E4A" w:rsidRDefault="00F84E4A" w:rsidP="00571C91">
      <w:r>
        <w:rPr>
          <w:noProof/>
        </w:rPr>
        <w:drawing>
          <wp:inline distT="0" distB="0" distL="0" distR="0" wp14:anchorId="31AF04C9" wp14:editId="5E16E2C6">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7DD576FA" w14:textId="58C535D7" w:rsidR="00F84E4A" w:rsidRDefault="00F84E4A" w:rsidP="00571C91">
      <w:r>
        <w:t>As you can see from the table above, the DCT is divided into section</w:t>
      </w:r>
      <w:r w:rsidR="00CB4DBA">
        <w:t>s</w:t>
      </w:r>
      <w:r>
        <w:t xml:space="preserve"> e.g. </w:t>
      </w:r>
      <w:r w:rsidR="00CB4DBA">
        <w:t>platform_dct_</w:t>
      </w:r>
      <w:ins w:id="7" w:author="Greg Landry" w:date="2017-03-01T14:48:00Z">
        <w:r w:rsidR="005A1AAF">
          <w:t>wifi</w:t>
        </w:r>
      </w:ins>
      <w:del w:id="8" w:author="Greg Landry" w:date="2017-03-01T14:48:00Z">
        <w:r w:rsidR="006A1790" w:rsidDel="005A1AAF">
          <w:delText>Wi-F</w:delText>
        </w:r>
      </w:del>
      <w:del w:id="9" w:author="Greg Landry" w:date="2017-03-01T14:47:00Z">
        <w:r w:rsidR="006A1790" w:rsidDel="005A1AAF">
          <w:delText>i</w:delText>
        </w:r>
      </w:del>
      <w:r w:rsidR="00CB4DBA">
        <w:t xml:space="preserve">_config_t contains information about the </w:t>
      </w:r>
      <w:r w:rsidR="006A1790">
        <w:t>Wi-Fi</w:t>
      </w:r>
      <w:r w:rsidR="00CB4DBA">
        <w:t xml:space="preserve"> configuration including the known access points.</w:t>
      </w:r>
    </w:p>
    <w:p w14:paraId="19F8A3FB" w14:textId="2DB0885A" w:rsidR="00CB4DBA" w:rsidRDefault="00CB4DBA" w:rsidP="00B872A2">
      <w:r>
        <w:rPr>
          <w:noProof/>
        </w:rPr>
        <w:drawing>
          <wp:inline distT="0" distB="0" distL="0" distR="0" wp14:anchorId="7F9A8D9F" wp14:editId="23BB55FA">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00278620" w14:textId="77627BD4" w:rsidR="004810DF" w:rsidRDefault="004810DF" w:rsidP="00571C91">
      <w:r>
        <w:lastRenderedPageBreak/>
        <w:t>The entry “</w:t>
      </w:r>
      <w:r w:rsidR="00B872A2">
        <w:t>stored_ap_list” is an array</w:t>
      </w:r>
      <w:r>
        <w:t xml:space="preserve"> </w:t>
      </w:r>
      <w:r w:rsidR="00B872A2">
        <w:t>of type “wiced_config_ap_entry_t”. The first element (i.e. index 0) of this array contains information for the access point that the STA connects to as a client. That structure looks like this:</w:t>
      </w:r>
    </w:p>
    <w:p w14:paraId="73432F7C" w14:textId="4032BD40" w:rsidR="00B872A2" w:rsidRDefault="00B872A2" w:rsidP="00B872A2">
      <w:r>
        <w:rPr>
          <w:noProof/>
        </w:rPr>
        <w:drawing>
          <wp:inline distT="0" distB="0" distL="0" distR="0" wp14:anchorId="75932939" wp14:editId="6D290FE6">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2700" cy="749457"/>
                    </a:xfrm>
                    <a:prstGeom prst="rect">
                      <a:avLst/>
                    </a:prstGeom>
                  </pic:spPr>
                </pic:pic>
              </a:graphicData>
            </a:graphic>
          </wp:inline>
        </w:drawing>
      </w:r>
    </w:p>
    <w:p w14:paraId="2E4F91D9" w14:textId="0AFED67E" w:rsidR="00B872A2" w:rsidRDefault="00F4386A" w:rsidP="00571C91">
      <w:r>
        <w:t>T</w:t>
      </w:r>
      <w:r w:rsidR="00B872A2">
        <w:t xml:space="preserve">he first entry in this structure </w:t>
      </w:r>
      <w:r>
        <w:t xml:space="preserve">(wiced_ap_info_t) </w:t>
      </w:r>
      <w:r w:rsidR="00B872A2">
        <w:t>contains details of the access point that the client will connect to:</w:t>
      </w:r>
    </w:p>
    <w:p w14:paraId="527F5F22" w14:textId="19A51533" w:rsidR="00B872A2" w:rsidRDefault="00B872A2" w:rsidP="00B872A2">
      <w:r>
        <w:rPr>
          <w:noProof/>
        </w:rPr>
        <w:drawing>
          <wp:inline distT="0" distB="0" distL="0" distR="0" wp14:anchorId="6D2B0A62" wp14:editId="218900E8">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39850"/>
                    </a:xfrm>
                    <a:prstGeom prst="rect">
                      <a:avLst/>
                    </a:prstGeom>
                  </pic:spPr>
                </pic:pic>
              </a:graphicData>
            </a:graphic>
          </wp:inline>
        </w:drawing>
      </w:r>
    </w:p>
    <w:p w14:paraId="6D775BCA" w14:textId="49D3D801" w:rsidR="00F4386A" w:rsidRDefault="00F4386A" w:rsidP="00571C91">
      <w:r>
        <w:t xml:space="preserve">Finally, </w:t>
      </w:r>
      <w:r w:rsidR="00DA0509">
        <w:t>many</w:t>
      </w:r>
      <w:r>
        <w:t xml:space="preserve"> of the entries in this structure are also structures. See the definition of each individual structure to see what values it contains.</w:t>
      </w:r>
    </w:p>
    <w:p w14:paraId="0C4A9228" w14:textId="25A006CB" w:rsidR="006B0832" w:rsidRDefault="00CB4DBA" w:rsidP="00571C91">
      <w:r>
        <w:t xml:space="preserve">The DCT may exist as a series of flash rows inside of the application processor (i.e. if it has </w:t>
      </w:r>
      <w:r w:rsidR="00214DAA">
        <w:t xml:space="preserve">internal </w:t>
      </w:r>
      <w:r>
        <w:t xml:space="preserve">flash), or it may exist in a serial flash attached to the </w:t>
      </w:r>
      <w:r w:rsidR="006A1790">
        <w:t>Wi-Fi</w:t>
      </w:r>
      <w:r>
        <w:t xml:space="preserve"> chip.  In order to read from the DCT you need to call the function </w:t>
      </w:r>
      <w:r w:rsidRPr="00963C1C">
        <w:rPr>
          <w:i/>
        </w:rPr>
        <w:t>wiced_dct_read_lock</w:t>
      </w:r>
      <w:r w:rsidR="00963C1C" w:rsidRPr="00963C1C">
        <w:rPr>
          <w:i/>
        </w:rPr>
        <w:t>()</w:t>
      </w:r>
      <w:r>
        <w:t xml:space="preserve"> which will read the DCT into a RAM buffer which </w:t>
      </w:r>
      <w:r w:rsidR="00214DAA">
        <w:t xml:space="preserve">you can then modify and then </w:t>
      </w:r>
      <w:r>
        <w:t>write back to the flash with</w:t>
      </w:r>
      <w:r w:rsidR="006B0832">
        <w:t xml:space="preserve"> the function </w:t>
      </w:r>
      <w:r w:rsidR="006B0832" w:rsidRPr="00EE27F2">
        <w:rPr>
          <w:i/>
        </w:rPr>
        <w:t>wiced_dct_write</w:t>
      </w:r>
      <w:r w:rsidR="00EE27F2" w:rsidRPr="00EE27F2">
        <w:rPr>
          <w:i/>
        </w:rPr>
        <w:t>()</w:t>
      </w:r>
      <w:r w:rsidR="006B0832">
        <w:t>.</w:t>
      </w:r>
    </w:p>
    <w:p w14:paraId="1247FA99" w14:textId="20AF4BC1" w:rsidR="006B0832" w:rsidRDefault="0077590E" w:rsidP="00571C91">
      <w:r>
        <w:t xml:space="preserve">You provide the </w:t>
      </w:r>
      <w:r w:rsidRPr="00FC5113">
        <w:rPr>
          <w:i/>
        </w:rPr>
        <w:t>wiced_dct_read_lock</w:t>
      </w:r>
      <w:r w:rsidR="00FC5113" w:rsidRPr="00FC5113">
        <w:rPr>
          <w:i/>
        </w:rPr>
        <w:t>()</w:t>
      </w:r>
      <w:r>
        <w:t xml:space="preserve"> call with a pointer to </w:t>
      </w:r>
      <w:r w:rsidR="005046AA">
        <w:t xml:space="preserve">a pointer to </w:t>
      </w:r>
      <w:r>
        <w:t xml:space="preserve">an empty structure which will be filled with the DCT </w:t>
      </w:r>
      <w:r w:rsidR="006A1790">
        <w:t>Wi-Fi</w:t>
      </w:r>
      <w:r>
        <w:t xml:space="preserve"> data. </w:t>
      </w:r>
      <w:r w:rsidR="006B0832">
        <w:t xml:space="preserve">The type of structure depends on which section of the DCT that you want to read (the section is a parameter to the </w:t>
      </w:r>
      <w:r w:rsidR="006B0832" w:rsidRPr="004665E3">
        <w:rPr>
          <w:i/>
        </w:rPr>
        <w:t>wiced_dct_read_lock</w:t>
      </w:r>
      <w:r w:rsidR="004665E3" w:rsidRPr="004665E3">
        <w:rPr>
          <w:i/>
        </w:rPr>
        <w:t>()</w:t>
      </w:r>
      <w:r w:rsidR="006B0832">
        <w:t xml:space="preserve"> function). For example, if you want to read the DCT_</w:t>
      </w:r>
      <w:r w:rsidR="00F67D55">
        <w:t>WI</w:t>
      </w:r>
      <w:r w:rsidR="006A1790">
        <w:t>FI</w:t>
      </w:r>
      <w:r w:rsidR="006B0832">
        <w:t>_CONFIG_SECTION, then the pointer type would be platform_dct_</w:t>
      </w:r>
      <w:ins w:id="10" w:author="Greg Landry" w:date="2017-03-01T14:48:00Z">
        <w:r w:rsidR="005A1AAF">
          <w:t>wifi</w:t>
        </w:r>
      </w:ins>
      <w:del w:id="11" w:author="Greg Landry" w:date="2017-03-01T14:48:00Z">
        <w:r w:rsidR="006A1790" w:rsidDel="005A1AAF">
          <w:delText>Wi-Fi</w:delText>
        </w:r>
      </w:del>
      <w:r w:rsidR="006B0832">
        <w:t>_config.</w:t>
      </w:r>
    </w:p>
    <w:p w14:paraId="378C0C20" w14:textId="599BB323" w:rsidR="00263501" w:rsidRDefault="00263501" w:rsidP="00571C91">
      <w:r>
        <w:t>You can find the list of section names in the wiced_dct_common.h file which is located in WICED/platform/MCU. Here are the sections available:</w:t>
      </w:r>
    </w:p>
    <w:p w14:paraId="77FE734B" w14:textId="7B72E940" w:rsidR="00263501" w:rsidRDefault="00263501" w:rsidP="00263501">
      <w:pPr>
        <w:jc w:val="center"/>
      </w:pPr>
      <w:r>
        <w:rPr>
          <w:noProof/>
        </w:rPr>
        <w:drawing>
          <wp:inline distT="0" distB="0" distL="0" distR="0" wp14:anchorId="026B29F3" wp14:editId="7CCE4186">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3600" cy="1738714"/>
                    </a:xfrm>
                    <a:prstGeom prst="rect">
                      <a:avLst/>
                    </a:prstGeom>
                  </pic:spPr>
                </pic:pic>
              </a:graphicData>
            </a:graphic>
          </wp:inline>
        </w:drawing>
      </w:r>
    </w:p>
    <w:p w14:paraId="08CAA9D9" w14:textId="3360A47A" w:rsidR="00214DAA" w:rsidRDefault="00CB4DBA" w:rsidP="00571C91">
      <w:r>
        <w:lastRenderedPageBreak/>
        <w:t>When you are done with the RAM copy of the DCT you need to free it by calling the f</w:t>
      </w:r>
      <w:r w:rsidR="00214DAA">
        <w:t xml:space="preserve">unction </w:t>
      </w:r>
      <w:r w:rsidR="00214DAA" w:rsidRPr="008E5276">
        <w:rPr>
          <w:i/>
        </w:rPr>
        <w:t>wiced_dct_read_unlock</w:t>
      </w:r>
      <w:r w:rsidR="008E5276" w:rsidRPr="008E5276">
        <w:rPr>
          <w:i/>
        </w:rPr>
        <w:t>()</w:t>
      </w:r>
      <w:r w:rsidR="00214DAA">
        <w:t xml:space="preserve">. </w:t>
      </w:r>
    </w:p>
    <w:p w14:paraId="72D27FB8" w14:textId="1B0921BE" w:rsidR="00CB4DBA" w:rsidRDefault="00CB4DBA" w:rsidP="00571C91">
      <w:r>
        <w:t>If the flash is “internal” and directly acce</w:t>
      </w:r>
      <w:r w:rsidR="00214DAA">
        <w:t xml:space="preserve">ssible by the processor you can call </w:t>
      </w:r>
      <w:r w:rsidRPr="00DA3D45">
        <w:rPr>
          <w:i/>
        </w:rPr>
        <w:t>wiced_dct_read_lock</w:t>
      </w:r>
      <w:r w:rsidR="00DA3D45" w:rsidRPr="00DA3D45">
        <w:rPr>
          <w:i/>
        </w:rPr>
        <w:t>()</w:t>
      </w:r>
      <w:r>
        <w:t xml:space="preserve"> with the writable parameter set to false in which case the </w:t>
      </w:r>
      <w:r w:rsidRPr="00B17040">
        <w:rPr>
          <w:i/>
        </w:rPr>
        <w:t>wiced_dct_read_lock</w:t>
      </w:r>
      <w:r w:rsidR="00B17040" w:rsidRPr="00B17040">
        <w:rPr>
          <w:i/>
        </w:rPr>
        <w:t>()</w:t>
      </w:r>
      <w:r>
        <w:t xml:space="preserve"> will </w:t>
      </w:r>
      <w:r w:rsidR="00214DAA">
        <w:t>give you a pointer to the flash instead of making a copy in RAM.</w:t>
      </w:r>
      <w:r w:rsidR="00292026">
        <w:t xml:space="preserve"> You can only do this if you are only reading the DCT. That is, if you want to be able to write to the DCT, the writable parameter must be set to true.</w:t>
      </w:r>
    </w:p>
    <w:p w14:paraId="23905053" w14:textId="55B3EE89" w:rsidR="00CB4DBA" w:rsidRDefault="00CB4DBA" w:rsidP="006B0832">
      <w:pPr>
        <w:keepNext/>
      </w:pPr>
      <w:r>
        <w:t>The DCT functions are documented</w:t>
      </w:r>
      <w:r w:rsidR="00D47A9E">
        <w:t xml:space="preserve"> under Components</w:t>
      </w:r>
      <w:r w:rsidR="00D47A9E">
        <w:sym w:font="Wingdings" w:char="F0E0"/>
      </w:r>
      <w:r w:rsidR="00D47A9E">
        <w:t>WICED Application Framework</w:t>
      </w:r>
      <w:r w:rsidR="00D47A9E">
        <w:sym w:font="Wingdings" w:char="F0E0"/>
      </w:r>
      <w:r w:rsidR="00D47A9E">
        <w:t>DCT</w:t>
      </w:r>
    </w:p>
    <w:p w14:paraId="5DA5D0E8" w14:textId="7128AA08" w:rsidR="00BA5AD6" w:rsidRDefault="00D47A9E">
      <w:r>
        <w:rPr>
          <w:noProof/>
        </w:rPr>
        <w:drawing>
          <wp:inline distT="0" distB="0" distL="0" distR="0" wp14:anchorId="1DC44F98" wp14:editId="14C1E7F4">
            <wp:extent cx="5866557" cy="3425588"/>
            <wp:effectExtent l="0" t="0" r="1270" b="381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275" cy="3438854"/>
                    </a:xfrm>
                    <a:prstGeom prst="rect">
                      <a:avLst/>
                    </a:prstGeom>
                    <a:noFill/>
                    <a:ln>
                      <a:noFill/>
                    </a:ln>
                  </pic:spPr>
                </pic:pic>
              </a:graphicData>
            </a:graphic>
          </wp:inline>
        </w:drawing>
      </w:r>
      <w:r w:rsidR="00BA5AD6">
        <w:br w:type="page"/>
      </w:r>
    </w:p>
    <w:p w14:paraId="04F88550" w14:textId="496C8746" w:rsidR="00B94B9A" w:rsidRDefault="00B94B9A" w:rsidP="00227150">
      <w:pPr>
        <w:pStyle w:val="Heading3"/>
      </w:pPr>
      <w:r>
        <w:lastRenderedPageBreak/>
        <w:t xml:space="preserve">The WICED </w:t>
      </w:r>
      <w:r w:rsidR="006A1790">
        <w:t>Wi-Fi</w:t>
      </w:r>
      <w:r>
        <w:t xml:space="preserve"> SDK</w:t>
      </w:r>
    </w:p>
    <w:p w14:paraId="6DEFD468" w14:textId="6A8B1E13" w:rsidR="00B94B9A" w:rsidRDefault="00B94B9A" w:rsidP="00B94B9A">
      <w:r>
        <w:t xml:space="preserve">In order to attach to a </w:t>
      </w:r>
      <w:r w:rsidR="006A1790">
        <w:t>Wi-Fi</w:t>
      </w:r>
      <w:r>
        <w:t xml:space="preserve"> network you must call </w:t>
      </w:r>
      <w:r w:rsidR="00A03067">
        <w:t xml:space="preserve">the </w:t>
      </w:r>
      <w:r w:rsidR="00A03067" w:rsidRPr="007D2036">
        <w:rPr>
          <w:i/>
        </w:rPr>
        <w:t>wiced_network_up</w:t>
      </w:r>
      <w:r w:rsidR="007D2036" w:rsidRPr="007D2036">
        <w:rPr>
          <w:i/>
        </w:rPr>
        <w:t>()</w:t>
      </w:r>
      <w:r w:rsidR="00A03067">
        <w:t xml:space="preserve"> function. </w:t>
      </w:r>
      <w:r>
        <w:t>Tha</w:t>
      </w:r>
      <w:r w:rsidR="00016BAD">
        <w:t>t API call has three parameters:</w:t>
      </w:r>
      <w:r>
        <w:t xml:space="preserve"> </w:t>
      </w:r>
      <w:r w:rsidR="00016BAD">
        <w:t xml:space="preserve">the </w:t>
      </w:r>
      <w:r>
        <w:t>networking interface</w:t>
      </w:r>
      <w:r w:rsidR="00CB6097">
        <w:t xml:space="preserve"> to use</w:t>
      </w:r>
      <w:r w:rsidR="00016BAD">
        <w:t>;</w:t>
      </w:r>
      <w:r w:rsidR="00335220">
        <w:t xml:space="preserve"> which</w:t>
      </w:r>
      <w:r>
        <w:t xml:space="preserve"> method to </w:t>
      </w:r>
      <w:r w:rsidR="00016BAD">
        <w:t xml:space="preserve">use to </w:t>
      </w:r>
      <w:r>
        <w:t>get your IP address etc</w:t>
      </w:r>
      <w:r w:rsidR="00016BAD">
        <w:t>.;</w:t>
      </w:r>
      <w:r>
        <w:t xml:space="preserve"> </w:t>
      </w:r>
      <w:r w:rsidR="00335220">
        <w:t>which</w:t>
      </w:r>
      <w:r w:rsidR="00016BAD">
        <w:t xml:space="preserve"> </w:t>
      </w:r>
      <w:r>
        <w:t>static IP parameters</w:t>
      </w:r>
      <w:r w:rsidR="00CB6097">
        <w:t xml:space="preserve"> to use (or NULL)</w:t>
      </w:r>
      <w:r>
        <w:t>.  Here is the API from the WICED documentation:</w:t>
      </w:r>
    </w:p>
    <w:p w14:paraId="3056F844" w14:textId="7BCD8CF4" w:rsidR="00B94B9A" w:rsidRDefault="00B94B9A" w:rsidP="00B94B9A">
      <w:r w:rsidRPr="00B94B9A">
        <w:rPr>
          <w:noProof/>
        </w:rPr>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164590"/>
                    </a:xfrm>
                    <a:prstGeom prst="rect">
                      <a:avLst/>
                    </a:prstGeom>
                  </pic:spPr>
                </pic:pic>
              </a:graphicData>
            </a:graphic>
          </wp:inline>
        </w:drawing>
      </w:r>
    </w:p>
    <w:p w14:paraId="525C90A7" w14:textId="3D62F5E6" w:rsidR="00B94B9A" w:rsidRDefault="00B94B9A" w:rsidP="00B94B9A">
      <w:r>
        <w:t xml:space="preserve">wiced_interface_t specifies which network interface to use.  The WICED-SDK supports the ability to use multiple networks at the same time e.g. </w:t>
      </w:r>
      <w:r w:rsidR="006A1790">
        <w:t>Wi-Fi</w:t>
      </w:r>
      <w:r>
        <w:t xml:space="preserve"> &amp; Ethernet.  To find the definition</w:t>
      </w:r>
      <w:r w:rsidR="00016BAD">
        <w:t>,</w:t>
      </w:r>
      <w:r>
        <w:t xml:space="preserve"> I went to the definition of wiced_interface_t</w:t>
      </w:r>
      <w:r w:rsidR="00CB6097">
        <w:t xml:space="preserve"> (by </w:t>
      </w:r>
      <w:r w:rsidR="00335220">
        <w:t xml:space="preserve">highlighting, </w:t>
      </w:r>
      <w:r w:rsidR="00CB6097">
        <w:t>right clicking</w:t>
      </w:r>
      <w:r w:rsidR="00335220">
        <w:t xml:space="preserve"> and selecting Open Declaration</w:t>
      </w:r>
      <w:r w:rsidR="00CB6097">
        <w:t>)</w:t>
      </w:r>
      <w:r>
        <w:t xml:space="preserve"> in the SDK.  For the purposes of this class we will always use the WICED_STA_INTERFACE, meaning we are always going to be a station</w:t>
      </w:r>
      <w:r w:rsidR="00335220">
        <w:t xml:space="preserve"> (i.e. client)</w:t>
      </w:r>
      <w:r w:rsidR="00016BAD">
        <w:t>,</w:t>
      </w:r>
      <w:r>
        <w:t xml:space="preserve"> never</w:t>
      </w:r>
      <w:r w:rsidR="00527F09">
        <w:t xml:space="preserve"> an access point.</w:t>
      </w:r>
      <w:r>
        <w:t xml:space="preserve"> </w:t>
      </w:r>
    </w:p>
    <w:p w14:paraId="230C5B2F" w14:textId="400CBCFC" w:rsidR="00527F09" w:rsidRDefault="00B94B9A" w:rsidP="00BF567B">
      <w:r w:rsidRPr="00B94B9A">
        <w:rPr>
          <w:noProof/>
        </w:rPr>
        <w:drawing>
          <wp:inline distT="0" distB="0" distL="0" distR="0" wp14:anchorId="1B2B514A" wp14:editId="7C43B3D8">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94932" cy="1211172"/>
                    </a:xfrm>
                    <a:prstGeom prst="rect">
                      <a:avLst/>
                    </a:prstGeom>
                  </pic:spPr>
                </pic:pic>
              </a:graphicData>
            </a:graphic>
          </wp:inline>
        </w:drawing>
      </w:r>
    </w:p>
    <w:p w14:paraId="4910DBF6" w14:textId="11D9341E" w:rsidR="00B94B9A" w:rsidRDefault="00527F09" w:rsidP="00B94B9A">
      <w:r>
        <w:t xml:space="preserve">The next parameter in the </w:t>
      </w:r>
      <w:r w:rsidRPr="00471911">
        <w:rPr>
          <w:i/>
        </w:rPr>
        <w:t>wiced_network_up</w:t>
      </w:r>
      <w:r w:rsidR="00471911" w:rsidRPr="00471911">
        <w:rPr>
          <w:i/>
        </w:rPr>
        <w:t>()</w:t>
      </w:r>
      <w:r>
        <w:t xml:space="preserve"> call is how to configure the network, meaning how you specify the IP address, Netmask, Router etc.  You can either set it statically </w:t>
      </w:r>
      <w:r w:rsidR="0016171E">
        <w:t xml:space="preserve">or you can use DHCP.  The WICED </w:t>
      </w:r>
      <w:r>
        <w:t xml:space="preserve">SDK can turn on </w:t>
      </w:r>
      <w:r w:rsidR="00016BAD">
        <w:t xml:space="preserve">a </w:t>
      </w:r>
      <w:r>
        <w:t xml:space="preserve">DHCP server inside of your device to serve DHCP requests from all over the network.  This would be useful if you were acting as the </w:t>
      </w:r>
      <w:r w:rsidR="00AC4875">
        <w:t>access point</w:t>
      </w:r>
      <w:r>
        <w:t xml:space="preserve">.  However, for the purposes of the class </w:t>
      </w:r>
      <w:r w:rsidR="00CB6097">
        <w:t xml:space="preserve">we will </w:t>
      </w:r>
      <w:r>
        <w:t xml:space="preserve">use “WICED_USE_EXTERNAL_DHCP_SERVER” so that you get your IP information from the DHCP running </w:t>
      </w:r>
      <w:r w:rsidR="00CB6097">
        <w:t>in</w:t>
      </w:r>
      <w:r>
        <w:t xml:space="preserve"> the </w:t>
      </w:r>
      <w:r w:rsidR="00287CCD">
        <w:t>class’s</w:t>
      </w:r>
      <w:r>
        <w:t xml:space="preserve"> router.</w:t>
      </w:r>
      <w:r w:rsidR="00CB6097">
        <w:t xml:space="preserve"> Here is a screen shot of the options:</w:t>
      </w:r>
    </w:p>
    <w:p w14:paraId="1C78F413" w14:textId="3DC040AA" w:rsidR="00B94B9A" w:rsidRDefault="00B94B9A" w:rsidP="00BF567B">
      <w:r w:rsidRPr="00B94B9A">
        <w:rPr>
          <w:noProof/>
        </w:rPr>
        <w:drawing>
          <wp:inline distT="0" distB="0" distL="0" distR="0" wp14:anchorId="137D9BEB" wp14:editId="0AE9F64C">
            <wp:extent cx="5133490" cy="76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6828" cy="780468"/>
                    </a:xfrm>
                    <a:prstGeom prst="rect">
                      <a:avLst/>
                    </a:prstGeom>
                  </pic:spPr>
                </pic:pic>
              </a:graphicData>
            </a:graphic>
          </wp:inline>
        </w:drawing>
      </w:r>
    </w:p>
    <w:p w14:paraId="5A931764" w14:textId="26319123" w:rsidR="00527F09" w:rsidRDefault="00527F09" w:rsidP="00B94B9A">
      <w:r>
        <w:t xml:space="preserve">If you do not use DHCP, you need to </w:t>
      </w:r>
      <w:r w:rsidR="00016BAD">
        <w:t>statically</w:t>
      </w:r>
      <w:r>
        <w:t xml:space="preserve"> specify the IP networking parameters by passing a structure called wiced_ip_setting_t. </w:t>
      </w:r>
    </w:p>
    <w:p w14:paraId="0435E9C2" w14:textId="4C575569" w:rsidR="00287CCD" w:rsidRDefault="00B94B9A" w:rsidP="00BF567B">
      <w:r w:rsidRPr="00B94B9A">
        <w:rPr>
          <w:noProof/>
        </w:rPr>
        <w:drawing>
          <wp:inline distT="0" distB="0" distL="0" distR="0" wp14:anchorId="0B6B5F5D" wp14:editId="3904660A">
            <wp:extent cx="3625101" cy="9461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4910" cy="966997"/>
                    </a:xfrm>
                    <a:prstGeom prst="rect">
                      <a:avLst/>
                    </a:prstGeom>
                  </pic:spPr>
                </pic:pic>
              </a:graphicData>
            </a:graphic>
          </wp:inline>
        </w:drawing>
      </w:r>
      <w:r w:rsidR="00287CCD">
        <w:br w:type="page"/>
      </w:r>
    </w:p>
    <w:p w14:paraId="3861B833" w14:textId="17E45CAA" w:rsidR="00527F09" w:rsidRDefault="00527F09" w:rsidP="00227150">
      <w:pPr>
        <w:pStyle w:val="Heading3"/>
      </w:pPr>
      <w:r>
        <w:lastRenderedPageBreak/>
        <w:t>WICED_RESULT_T</w:t>
      </w:r>
    </w:p>
    <w:p w14:paraId="7AF356E8" w14:textId="32560957" w:rsidR="001B7697" w:rsidRDefault="006E7686" w:rsidP="00527F09">
      <w:r>
        <w:t xml:space="preserve">Throughout the WICED </w:t>
      </w:r>
      <w:r w:rsidR="00527F09">
        <w:t>SDK</w:t>
      </w:r>
      <w:r w:rsidR="00525785">
        <w:t>,</w:t>
      </w:r>
      <w:r w:rsidR="00527F09">
        <w:t xml:space="preserve"> a value from many of the functions </w:t>
      </w:r>
      <w:r w:rsidR="00525785">
        <w:t xml:space="preserve">is returned </w:t>
      </w:r>
      <w:r w:rsidR="00527F09">
        <w:t>telling you what happened.  The return value is of the type “wiced_result_t” which is a giant enumeration.</w:t>
      </w:r>
      <w:r w:rsidR="001B7697">
        <w:t xml:space="preserve">  Some values that we return include WICED_SUCCESS, WICED_PENDING and WICED_ERROR.  If you look at the wiced_result_t you will not see those values because the enumeration is built up hierarchically to make it easier to maintain.  Here it</w:t>
      </w:r>
      <w:r w:rsidR="00590F27">
        <w:t xml:space="preserve"> the top level of the hierarchy:</w:t>
      </w:r>
    </w:p>
    <w:p w14:paraId="6BB2F956" w14:textId="064B3E5A" w:rsidR="001B7697" w:rsidRDefault="001B7697" w:rsidP="00527F09">
      <w:r w:rsidRPr="001B7697">
        <w:rPr>
          <w:noProof/>
        </w:rPr>
        <w:drawing>
          <wp:inline distT="0" distB="0" distL="0" distR="0" wp14:anchorId="13D7B912" wp14:editId="74A714D6">
            <wp:extent cx="4573795" cy="194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0050" cy="1947500"/>
                    </a:xfrm>
                    <a:prstGeom prst="rect">
                      <a:avLst/>
                    </a:prstGeom>
                  </pic:spPr>
                </pic:pic>
              </a:graphicData>
            </a:graphic>
          </wp:inline>
        </w:drawing>
      </w:r>
    </w:p>
    <w:p w14:paraId="48F935EA" w14:textId="67B024FD" w:rsidR="001B7697" w:rsidRDefault="001B7697" w:rsidP="00527F09">
      <w:r>
        <w:t xml:space="preserve">You can look at the sub list by right clicking on it.  </w:t>
      </w:r>
      <w:r w:rsidR="00590F27">
        <w:t>That is, i</w:t>
      </w:r>
      <w:r>
        <w:t>f you click on the WICED_RESULT_LIST you will see all of the enumerations of the form “WICED_”</w:t>
      </w:r>
      <w:r w:rsidR="00451793">
        <w:t>. So, for a successful command, you will see “WICED_SUCESS”.</w:t>
      </w:r>
    </w:p>
    <w:p w14:paraId="33357CB4" w14:textId="47BD92D6" w:rsidR="00287CCD" w:rsidRDefault="001B7697" w:rsidP="00BF567B">
      <w:r w:rsidRPr="001B7697">
        <w:rPr>
          <w:noProof/>
        </w:rPr>
        <w:drawing>
          <wp:inline distT="0" distB="0" distL="0" distR="0" wp14:anchorId="357221EA" wp14:editId="7EA5A858">
            <wp:extent cx="5659415" cy="3933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69424" cy="3940128"/>
                    </a:xfrm>
                    <a:prstGeom prst="rect">
                      <a:avLst/>
                    </a:prstGeom>
                  </pic:spPr>
                </pic:pic>
              </a:graphicData>
            </a:graphic>
          </wp:inline>
        </w:drawing>
      </w:r>
      <w:r w:rsidR="00287CCD">
        <w:br w:type="page"/>
      </w:r>
    </w:p>
    <w:p w14:paraId="1946A8C8" w14:textId="2CF2079D" w:rsidR="00724B2D" w:rsidRDefault="00724B2D" w:rsidP="00227150">
      <w:pPr>
        <w:pStyle w:val="Heading3"/>
      </w:pPr>
      <w:r>
        <w:lastRenderedPageBreak/>
        <w:t>Documentation</w:t>
      </w:r>
    </w:p>
    <w:p w14:paraId="46C5CA63" w14:textId="67D5E060" w:rsidR="00724B2D" w:rsidRDefault="00724B2D" w:rsidP="00724B2D">
      <w:r>
        <w:t>The relevant documentation for the networking management function</w:t>
      </w:r>
      <w:r w:rsidR="00C578AF">
        <w:t>s are</w:t>
      </w:r>
      <w:r w:rsidR="00F51698">
        <w:t xml:space="preserve"> in the WICED </w:t>
      </w:r>
      <w:r>
        <w:t>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1DE3A2AC" w:rsidR="00287CCD" w:rsidRDefault="00243F05" w:rsidP="00724B2D">
      <w:r>
        <w:t>In add</w:t>
      </w:r>
      <w:r w:rsidR="00872BFF">
        <w:t>ition</w:t>
      </w:r>
      <w:r>
        <w:t>, there is a docume</w:t>
      </w:r>
      <w:r w:rsidR="00F67D55">
        <w:t>nt called WICED-DCT.pdf in the d</w:t>
      </w:r>
      <w:r>
        <w:t>oc directory that includes a discussion of the DCT.</w:t>
      </w:r>
    </w:p>
    <w:p w14:paraId="3725F816" w14:textId="77777777" w:rsidR="00287CCD" w:rsidRDefault="00287CCD">
      <w:r>
        <w:br w:type="page"/>
      </w:r>
    </w:p>
    <w:p w14:paraId="1B939F11" w14:textId="77777777" w:rsidR="00C74007" w:rsidRDefault="00C74007" w:rsidP="00227150">
      <w:pPr>
        <w:pStyle w:val="Heading3"/>
      </w:pPr>
      <w:r>
        <w:lastRenderedPageBreak/>
        <w:t>Introducers</w:t>
      </w:r>
    </w:p>
    <w:p w14:paraId="52322478" w14:textId="0C7E6E88" w:rsidR="00EB58AB" w:rsidRDefault="00BE67B4" w:rsidP="00EB58AB">
      <w:r>
        <w:t xml:space="preserve">An introducer is a method used to get IoT devices connected to the network. That is, they need to know which </w:t>
      </w:r>
      <w:r w:rsidR="006A1790">
        <w:t>Wi-Fi</w:t>
      </w:r>
      <w:r>
        <w:t xml:space="preserve"> SSID to connect to, what password to use, what encryption keys to use, etc.</w:t>
      </w:r>
      <w:r w:rsidR="00E045AD">
        <w:t xml:space="preserve">  There are a number of possible strategies for solving this problem including:</w:t>
      </w:r>
    </w:p>
    <w:p w14:paraId="6147E665" w14:textId="64E15CAE" w:rsidR="00E045AD" w:rsidRDefault="00E045AD" w:rsidP="00E045AD">
      <w:pPr>
        <w:pStyle w:val="ListParagraph"/>
        <w:numPr>
          <w:ilvl w:val="0"/>
          <w:numId w:val="30"/>
        </w:numPr>
      </w:pPr>
      <w:r>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1A09963B" w:rsidR="00E045AD" w:rsidRDefault="00BC66C6" w:rsidP="00E045AD">
      <w:pPr>
        <w:pStyle w:val="ListParagraph"/>
        <w:numPr>
          <w:ilvl w:val="0"/>
          <w:numId w:val="30"/>
        </w:numPr>
      </w:pPr>
      <w:r>
        <w:t xml:space="preserve">Starting a </w:t>
      </w:r>
      <w:r w:rsidR="006A1790">
        <w:t>Wi-Fi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1461BD35" w:rsidR="00BC66C6" w:rsidRPr="00EB58AB" w:rsidRDefault="00BC66C6" w:rsidP="00BC66C6">
      <w:r>
        <w:t xml:space="preserve">WICED supports all of these methods.  In this class we </w:t>
      </w:r>
      <w:r w:rsidR="00BE67B4">
        <w:t xml:space="preserve">will mainly </w:t>
      </w:r>
      <w:r>
        <w:t xml:space="preserve">use the pre-programmed method in the interest of simplicity and time.  </w:t>
      </w:r>
      <w:r w:rsidR="00BE67B4">
        <w:t xml:space="preserve">Some examples in later chapters use a </w:t>
      </w:r>
      <w:r w:rsidR="006A1790">
        <w:t>Wi-Fi</w:t>
      </w:r>
      <w:r w:rsidR="00BE67B4">
        <w:t xml:space="preserve"> Access Point with a web server on the IoT device.</w:t>
      </w:r>
      <w:r w:rsidR="00BE67B4" w:rsidRPr="00BE67B4">
        <w:t xml:space="preserve"> </w:t>
      </w:r>
      <w:r w:rsidR="00BE67B4">
        <w:t>Each of the other methods are demonstrated in the sample applications that come with the SDK.</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73DBEF50" w:rsidR="004D5FF5" w:rsidRDefault="00B73473">
      <w:pPr>
        <w:pStyle w:val="Heading3"/>
      </w:pPr>
      <w:r>
        <w:t>01 C</w:t>
      </w:r>
      <w:r w:rsidR="00724B2D">
        <w:t>reate an A</w:t>
      </w:r>
      <w:r>
        <w:t>pp that attaches to an open network</w:t>
      </w:r>
      <w:r w:rsidR="00724B2D">
        <w:t xml:space="preserve">, have the </w:t>
      </w:r>
      <w:r w:rsidR="000A4367">
        <w:t xml:space="preserve">red </w:t>
      </w:r>
      <w:r w:rsidR="00724B2D">
        <w:t xml:space="preserve">LED blink on failure and </w:t>
      </w:r>
      <w:r w:rsidR="000A4367">
        <w:t xml:space="preserve">have </w:t>
      </w:r>
      <w:del w:id="12" w:author="Greg Landry" w:date="2017-03-06T11:13:00Z">
        <w:r w:rsidR="000A4367" w:rsidDel="00B23174">
          <w:delText xml:space="preserve">the </w:delText>
        </w:r>
      </w:del>
      <w:ins w:id="13" w:author="Greg Landry" w:date="2017-03-06T11:13:00Z">
        <w:r w:rsidR="00B23174">
          <w:t>an</w:t>
        </w:r>
        <w:r w:rsidR="00B23174">
          <w:t xml:space="preserve"> </w:t>
        </w:r>
      </w:ins>
      <w:del w:id="14" w:author="Greg Landry" w:date="2017-03-06T11:13:00Z">
        <w:r w:rsidR="00724B2D" w:rsidDel="00B23174">
          <w:delText xml:space="preserve">green </w:delText>
        </w:r>
      </w:del>
      <w:r w:rsidR="000A4367">
        <w:t xml:space="preserve">LED blink </w:t>
      </w:r>
      <w:r w:rsidR="00724B2D">
        <w:t xml:space="preserve">on </w:t>
      </w:r>
      <w:r w:rsidR="00FA3AE1">
        <w:t>success</w:t>
      </w:r>
    </w:p>
    <w:p w14:paraId="43AE3377" w14:textId="23DA5DD6"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attach_o</w:t>
      </w:r>
      <w:r w:rsidR="004A39FA">
        <w:t>pen</w:t>
      </w:r>
      <w:r w:rsidR="001F17DD">
        <w:t xml:space="preserve"> (or copy a previous project such as the template).</w:t>
      </w:r>
    </w:p>
    <w:p w14:paraId="1D501AE1" w14:textId="31DFA161" w:rsidR="00724B2D" w:rsidRDefault="00724B2D" w:rsidP="0081112A">
      <w:pPr>
        <w:pStyle w:val="ListParagraph"/>
        <w:keepNext/>
        <w:numPr>
          <w:ilvl w:val="0"/>
          <w:numId w:val="28"/>
        </w:numPr>
      </w:pPr>
      <w:r>
        <w:t>Copy the template default_</w:t>
      </w:r>
      <w:ins w:id="15" w:author="Greg Landry" w:date="2017-03-01T14:48:00Z">
        <w:r w:rsidR="005A1AAF">
          <w:t>wifi</w:t>
        </w:r>
      </w:ins>
      <w:del w:id="16" w:author="Greg Landry" w:date="2017-03-01T14:48:00Z">
        <w:r w:rsidR="006A1790" w:rsidDel="005A1AAF">
          <w:delText>Wi-Fi</w:delText>
        </w:r>
      </w:del>
      <w:r>
        <w:t xml:space="preserve">_config_dct.h </w:t>
      </w:r>
      <w:r w:rsidR="0050665E">
        <w:t xml:space="preserve">into your application folder (from step 1) </w:t>
      </w:r>
      <w:r>
        <w:t xml:space="preserve">and name it </w:t>
      </w:r>
      <w:ins w:id="17" w:author="Greg Landry" w:date="2017-03-01T14:48:00Z">
        <w:r w:rsidR="005A1AAF">
          <w:t>wifi</w:t>
        </w:r>
      </w:ins>
      <w:del w:id="18" w:author="Greg Landry" w:date="2017-03-01T14:48:00Z">
        <w:r w:rsidR="006A1790" w:rsidDel="005A1AAF">
          <w:delText>Wi-Fi</w:delText>
        </w:r>
      </w:del>
      <w:r>
        <w:t>_config_dct.h</w:t>
      </w:r>
      <w:r w:rsidR="00AF42B5">
        <w:t>.</w:t>
      </w:r>
    </w:p>
    <w:p w14:paraId="6713A56A" w14:textId="41F66A76" w:rsidR="00901B95" w:rsidRDefault="00901B95" w:rsidP="00B02432">
      <w:pPr>
        <w:pStyle w:val="ListParagraph"/>
        <w:keepNext/>
        <w:numPr>
          <w:ilvl w:val="1"/>
          <w:numId w:val="28"/>
        </w:numPr>
      </w:pPr>
      <w:r>
        <w:t>Hint: Remember it is in the include directory.</w:t>
      </w:r>
    </w:p>
    <w:p w14:paraId="4878B801" w14:textId="6B3ED6EF" w:rsidR="00724B2D" w:rsidRDefault="00724B2D" w:rsidP="0081112A">
      <w:pPr>
        <w:pStyle w:val="ListParagraph"/>
        <w:keepNext/>
        <w:numPr>
          <w:ilvl w:val="0"/>
          <w:numId w:val="28"/>
        </w:numPr>
      </w:pPr>
      <w:r>
        <w:t xml:space="preserve">Modify </w:t>
      </w:r>
      <w:ins w:id="19" w:author="Greg Landry" w:date="2017-03-01T14:49:00Z">
        <w:r w:rsidR="005A1AAF">
          <w:t>wifi</w:t>
        </w:r>
      </w:ins>
      <w:del w:id="20" w:author="Greg Landry" w:date="2017-03-01T14:49:00Z">
        <w:r w:rsidR="006A1790" w:rsidDel="005A1AAF">
          <w:delText>Wi-Fi</w:delText>
        </w:r>
      </w:del>
      <w:r>
        <w:t>_config_dct.h</w:t>
      </w:r>
      <w:r w:rsidR="00AF42B5">
        <w:t>.</w:t>
      </w:r>
    </w:p>
    <w:p w14:paraId="19A3C34A" w14:textId="39BED9E7" w:rsidR="00BE135F" w:rsidRDefault="00BE135F" w:rsidP="00BE135F">
      <w:pPr>
        <w:pStyle w:val="ListParagraph"/>
        <w:keepNext/>
        <w:numPr>
          <w:ilvl w:val="1"/>
          <w:numId w:val="28"/>
        </w:numPr>
      </w:pPr>
      <w:r>
        <w:t>Hint: The network name and password are on the back cover of the manual.</w:t>
      </w:r>
    </w:p>
    <w:p w14:paraId="6EF83579" w14:textId="1B950341" w:rsidR="00724B2D" w:rsidRDefault="003C33C8" w:rsidP="0081112A">
      <w:pPr>
        <w:pStyle w:val="ListParagraph"/>
        <w:keepNext/>
        <w:numPr>
          <w:ilvl w:val="0"/>
          <w:numId w:val="28"/>
        </w:numPr>
      </w:pPr>
      <w:r>
        <w:t>Create and edit</w:t>
      </w:r>
      <w:r w:rsidR="00724B2D">
        <w:t xml:space="preserve"> the makefile</w:t>
      </w:r>
      <w:r w:rsidR="00FA3AE1">
        <w:t xml:space="preserve"> (don’t forget to add the </w:t>
      </w:r>
      <w:del w:id="21" w:author="Greg Landry" w:date="2017-03-01T14:49:00Z">
        <w:r w:rsidR="001E3FE3" w:rsidDel="005A1AAF">
          <w:delText>#define</w:delText>
        </w:r>
      </w:del>
      <w:ins w:id="22" w:author="Greg Landry" w:date="2017-03-01T14:49:00Z">
        <w:r w:rsidR="005A1AAF">
          <w:t>line</w:t>
        </w:r>
      </w:ins>
      <w:r w:rsidR="001E3FE3">
        <w:t xml:space="preserve"> for </w:t>
      </w:r>
      <w:r w:rsidR="006A1790">
        <w:t>WI</w:t>
      </w:r>
      <w:del w:id="23" w:author="Greg Landry" w:date="2017-03-01T14:49:00Z">
        <w:r w:rsidR="006A1790" w:rsidDel="005A1AAF">
          <w:delText>-</w:delText>
        </w:r>
      </w:del>
      <w:r w:rsidR="006A1790">
        <w:t>FI</w:t>
      </w:r>
      <w:r w:rsidR="00FA3AE1">
        <w:t>_CONFIG_DCT_H)</w:t>
      </w:r>
      <w:r w:rsidR="00AF42B5">
        <w:t>.</w:t>
      </w:r>
    </w:p>
    <w:p w14:paraId="3D2318C1" w14:textId="3A6FB529" w:rsidR="00724B2D" w:rsidRDefault="003C33C8" w:rsidP="0081112A">
      <w:pPr>
        <w:pStyle w:val="ListParagraph"/>
        <w:keepNext/>
        <w:numPr>
          <w:ilvl w:val="0"/>
          <w:numId w:val="28"/>
        </w:numPr>
      </w:pPr>
      <w:r>
        <w:t>Create and edit 01_attach_open</w:t>
      </w:r>
      <w:r w:rsidR="00724B2D">
        <w:t xml:space="preserve">.c (use the function </w:t>
      </w:r>
      <w:r w:rsidR="00724B2D" w:rsidRPr="006208BF">
        <w:rPr>
          <w:i/>
        </w:rPr>
        <w:t>wiced_network_up</w:t>
      </w:r>
      <w:r w:rsidR="006208BF" w:rsidRPr="006208BF">
        <w:rPr>
          <w:i/>
        </w:rPr>
        <w:t>()</w:t>
      </w:r>
      <w:r w:rsidR="00FA3AE1">
        <w:t xml:space="preserve"> to read the DCT and start the network</w:t>
      </w:r>
      <w:r w:rsidR="00724B2D">
        <w:t>)</w:t>
      </w:r>
      <w:r w:rsidR="00AF42B5">
        <w:t>.</w:t>
      </w:r>
      <w:bookmarkStart w:id="24" w:name="_GoBack"/>
      <w:bookmarkEnd w:id="24"/>
    </w:p>
    <w:p w14:paraId="08E3E8F3" w14:textId="1BC195EA" w:rsidR="00724B2D" w:rsidRDefault="00724B2D" w:rsidP="0081112A">
      <w:pPr>
        <w:pStyle w:val="ListParagraph"/>
        <w:keepNext/>
        <w:numPr>
          <w:ilvl w:val="0"/>
          <w:numId w:val="28"/>
        </w:numPr>
      </w:pPr>
      <w:r>
        <w:t>Check the error codes and do the appropriate blinking</w:t>
      </w:r>
      <w:r w:rsidR="00AF42B5">
        <w:t>.</w:t>
      </w:r>
    </w:p>
    <w:p w14:paraId="3B17FEFB" w14:textId="03F3ADF7" w:rsidR="00FB5E35" w:rsidRDefault="00FB5E35" w:rsidP="00FB5E35">
      <w:pPr>
        <w:pStyle w:val="ListParagraph"/>
        <w:keepNext/>
        <w:numPr>
          <w:ilvl w:val="1"/>
          <w:numId w:val="28"/>
        </w:numPr>
      </w:pPr>
      <w:r>
        <w:t xml:space="preserve">Hint: </w:t>
      </w:r>
      <w:r w:rsidR="00E243C1">
        <w:t>Use a serial terminal emulator to l</w:t>
      </w:r>
      <w:r w:rsidR="00BF7D54">
        <w:t>ook at messages from the device as it boots and connects.</w:t>
      </w:r>
    </w:p>
    <w:p w14:paraId="104453C7" w14:textId="6E08676E" w:rsidR="006F2542" w:rsidRDefault="006F2542" w:rsidP="006F2542">
      <w:pPr>
        <w:pStyle w:val="Heading3"/>
      </w:pPr>
      <w:r>
        <w:t xml:space="preserve">02 </w:t>
      </w:r>
      <w:r w:rsidR="00BF7D54">
        <w:t>A</w:t>
      </w:r>
      <w:r w:rsidR="001F598A">
        <w:t>ttach to a</w:t>
      </w:r>
      <w:r>
        <w:t xml:space="preserve"> WPA2 </w:t>
      </w:r>
      <w:r w:rsidR="00547F08">
        <w:t xml:space="preserve">AES </w:t>
      </w:r>
      <w:r>
        <w:t>PSK network</w:t>
      </w:r>
    </w:p>
    <w:p w14:paraId="36659587" w14:textId="0EA8E2B6" w:rsidR="00BF7D54" w:rsidRDefault="00BF7D54" w:rsidP="00BF7D54">
      <w:pPr>
        <w:pStyle w:val="ListParagraph"/>
        <w:numPr>
          <w:ilvl w:val="0"/>
          <w:numId w:val="34"/>
        </w:numPr>
      </w:pPr>
      <w:r>
        <w:t>Copy exercise (01) and modify the DCT to attach to a WPA2 AES PSK network</w:t>
      </w:r>
    </w:p>
    <w:p w14:paraId="6C042677" w14:textId="3167DEF4" w:rsidR="00BF7D54" w:rsidRPr="00BF7D54" w:rsidRDefault="00BF7D54" w:rsidP="00BF7D54">
      <w:pPr>
        <w:pStyle w:val="ListParagraph"/>
        <w:keepNext/>
        <w:numPr>
          <w:ilvl w:val="1"/>
          <w:numId w:val="34"/>
        </w:numPr>
      </w:pPr>
      <w:r>
        <w:t>Hint: The network name and password are on the back cover of the manual.</w:t>
      </w:r>
    </w:p>
    <w:p w14:paraId="718F4D83" w14:textId="77777777" w:rsidR="00BF7D54" w:rsidRDefault="001F598A" w:rsidP="006F2542">
      <w:pPr>
        <w:pStyle w:val="Heading3"/>
      </w:pPr>
      <w:r>
        <w:t xml:space="preserve">03 </w:t>
      </w:r>
      <w:r w:rsidR="00BF7D54">
        <w:t>Print Network Information</w:t>
      </w:r>
    </w:p>
    <w:p w14:paraId="4EF363AD" w14:textId="14315AFD" w:rsidR="00DC7DC1" w:rsidRDefault="00BF7D54" w:rsidP="00BF7D54">
      <w:pPr>
        <w:pStyle w:val="ListParagraph"/>
        <w:numPr>
          <w:ilvl w:val="0"/>
          <w:numId w:val="35"/>
        </w:numPr>
      </w:pPr>
      <w:r>
        <w:t xml:space="preserve">Copy exercise (02) and add functions to </w:t>
      </w:r>
      <w:r w:rsidR="006F2542">
        <w:t>print out networking information</w:t>
      </w:r>
      <w:r>
        <w:t>:</w:t>
      </w:r>
    </w:p>
    <w:p w14:paraId="7607D169" w14:textId="7B7AFB87" w:rsidR="00BC66C6" w:rsidRDefault="00910B0B" w:rsidP="00BC66C6">
      <w:pPr>
        <w:pStyle w:val="ListParagraph"/>
        <w:numPr>
          <w:ilvl w:val="0"/>
          <w:numId w:val="33"/>
        </w:numPr>
      </w:pPr>
      <w:r>
        <w:t xml:space="preserve">Your </w:t>
      </w:r>
      <w:r w:rsidR="00BC66C6">
        <w:t>IP address</w:t>
      </w:r>
      <w:r w:rsidR="009B1B0F">
        <w:t xml:space="preserve"> (wiced_ip_get_ipv4_address)</w:t>
      </w:r>
    </w:p>
    <w:p w14:paraId="364C45FB" w14:textId="2425ADD4" w:rsidR="00BC66C6" w:rsidRDefault="00BC66C6" w:rsidP="00BC66C6">
      <w:pPr>
        <w:pStyle w:val="ListParagraph"/>
        <w:numPr>
          <w:ilvl w:val="0"/>
          <w:numId w:val="33"/>
        </w:numPr>
      </w:pPr>
      <w:r>
        <w:t>Netmask</w:t>
      </w:r>
      <w:r w:rsidR="009B1B0F">
        <w:t xml:space="preserve"> (wiced_ip_get_netmask)</w:t>
      </w:r>
    </w:p>
    <w:p w14:paraId="64B80D2C" w14:textId="3A5BE128" w:rsidR="00BC66C6" w:rsidRDefault="00BF7D54" w:rsidP="00BC66C6">
      <w:pPr>
        <w:pStyle w:val="ListParagraph"/>
        <w:numPr>
          <w:ilvl w:val="0"/>
          <w:numId w:val="33"/>
        </w:numPr>
      </w:pPr>
      <w:r>
        <w:t>Router Gateway</w:t>
      </w:r>
      <w:r w:rsidR="009B1B0F">
        <w:t xml:space="preserve"> (wiced_</w:t>
      </w:r>
      <w:r>
        <w:t>ip_</w:t>
      </w:r>
      <w:r w:rsidR="009B1B0F">
        <w:t>get_gateway_address)</w:t>
      </w:r>
    </w:p>
    <w:p w14:paraId="7D6B4ED4" w14:textId="3C33514F" w:rsidR="00BC66C6" w:rsidRDefault="00BC66C6" w:rsidP="00BC66C6">
      <w:pPr>
        <w:pStyle w:val="ListParagraph"/>
        <w:numPr>
          <w:ilvl w:val="0"/>
          <w:numId w:val="33"/>
        </w:numPr>
      </w:pPr>
      <w:r>
        <w:t xml:space="preserve">The IP address of </w:t>
      </w:r>
      <w:hyperlink r:id="rId61" w:history="1">
        <w:r w:rsidR="005404D0" w:rsidRPr="006956E4">
          <w:rPr>
            <w:rStyle w:val="Hyperlink"/>
          </w:rPr>
          <w:t>www.cypress.com</w:t>
        </w:r>
      </w:hyperlink>
      <w:r w:rsidR="009B1B0F" w:rsidRPr="0081112A">
        <w:rPr>
          <w:rStyle w:val="Hyperlink"/>
          <w:u w:val="none"/>
        </w:rPr>
        <w:t xml:space="preserve"> </w:t>
      </w:r>
      <w:r w:rsidR="009B1B0F" w:rsidRPr="0081112A">
        <w:rPr>
          <w:rStyle w:val="Hyperlink"/>
          <w:color w:val="auto"/>
        </w:rPr>
        <w:t>(wiced_hostname_lookup)</w:t>
      </w:r>
    </w:p>
    <w:p w14:paraId="5EDEB978" w14:textId="28D7DCF4" w:rsidR="00BF7D54" w:rsidRDefault="005404D0" w:rsidP="00BF7D54">
      <w:pPr>
        <w:pStyle w:val="ListParagraph"/>
        <w:numPr>
          <w:ilvl w:val="0"/>
          <w:numId w:val="33"/>
        </w:numPr>
      </w:pPr>
      <w:r>
        <w:t>MAC Address of your device</w:t>
      </w:r>
      <w:r w:rsidR="00970A7E">
        <w:t xml:space="preserve"> (wwd_</w:t>
      </w:r>
      <w:r w:rsidR="006A1790">
        <w:t>Wi-Fi</w:t>
      </w:r>
      <w:r w:rsidR="00970A7E">
        <w:t>_get_mac_address)</w:t>
      </w:r>
    </w:p>
    <w:p w14:paraId="43C6919B" w14:textId="77777777" w:rsidR="00BF7D54" w:rsidRDefault="00BF7D54" w:rsidP="00BF7D54">
      <w:pPr>
        <w:pStyle w:val="ListParagraph"/>
      </w:pPr>
    </w:p>
    <w:p w14:paraId="09E93A30" w14:textId="575C6722" w:rsidR="00910B0B" w:rsidRDefault="00BF7D54" w:rsidP="00571C91">
      <w:pPr>
        <w:pStyle w:val="ListParagraph"/>
        <w:numPr>
          <w:ilvl w:val="1"/>
          <w:numId w:val="33"/>
        </w:numPr>
      </w:pPr>
      <w:r>
        <w:t>Hint: look at the API guide section</w:t>
      </w:r>
      <w:r w:rsidR="00910B0B">
        <w:t>s</w:t>
      </w:r>
      <w:r>
        <w:t xml:space="preserve"> </w:t>
      </w:r>
      <w:r w:rsidR="00910B0B" w:rsidRPr="00910B0B">
        <w:rPr>
          <w:i/>
        </w:rPr>
        <w:t>Components &gt; IP Communication &gt; Raw IP</w:t>
      </w:r>
      <w:r w:rsidR="00910B0B">
        <w:t xml:space="preserve"> and </w:t>
      </w:r>
      <w:r w:rsidR="00910B0B" w:rsidRPr="00910B0B">
        <w:rPr>
          <w:i/>
        </w:rPr>
        <w:t>Components &gt; IP Communication &gt; DNS lookup</w:t>
      </w:r>
      <w:r w:rsidR="00910B0B">
        <w:t>.</w:t>
      </w:r>
    </w:p>
    <w:p w14:paraId="4AFA0187" w14:textId="63C0B000" w:rsidR="00BF7D54" w:rsidRDefault="00BF7D54" w:rsidP="00BF7D54">
      <w:pPr>
        <w:pStyle w:val="ListParagraph"/>
        <w:numPr>
          <w:ilvl w:val="1"/>
          <w:numId w:val="33"/>
        </w:numPr>
      </w:pPr>
      <w:r>
        <w:t>Hint: The addresses (IP address, Netmask, Gateway, and Cypress.com) are returned as a structure</w:t>
      </w:r>
      <w:r w:rsidR="00910B0B">
        <w:t xml:space="preserve"> of type wiced_ip_address_t</w:t>
      </w:r>
      <w:r>
        <w:t xml:space="preserve">. One element in the structure </w:t>
      </w:r>
      <w:r w:rsidR="00910B0B">
        <w:t xml:space="preserve">(called ip.v4) </w:t>
      </w:r>
      <w:r>
        <w:t xml:space="preserve">is a uint32_t which </w:t>
      </w:r>
      <w:r w:rsidR="00910B0B">
        <w:t>contains</w:t>
      </w:r>
      <w:r>
        <w:t xml:space="preserve"> the IPV4 address as 4 hex bytes. You can mask off each of these bytes individually and print them </w:t>
      </w:r>
      <w:r w:rsidR="00910B0B">
        <w:t xml:space="preserve">as decimal values </w:t>
      </w:r>
      <w:r>
        <w:t>separated by periods to get the format that is typically seen. For example, the netmask of 255.255.255.0 will be returned as 0xFFFFFF00.</w:t>
      </w:r>
    </w:p>
    <w:p w14:paraId="4FC0E6D1" w14:textId="4F22ECF4" w:rsidR="00910B0B" w:rsidRDefault="00910B0B" w:rsidP="00BF7D54">
      <w:pPr>
        <w:pStyle w:val="ListParagraph"/>
        <w:numPr>
          <w:ilvl w:val="1"/>
          <w:numId w:val="33"/>
        </w:numPr>
      </w:pPr>
      <w:r>
        <w:t>Hint: The MAC address is returned as a structure of type wiced_mac_t. This structure contains an element called octet which is an array of 6 octets (bytes). You can print each of these bytes individually separated by “:” to see the MAC address in the typical format.</w:t>
      </w:r>
    </w:p>
    <w:p w14:paraId="7032184E" w14:textId="77777777" w:rsidR="00BF7D54" w:rsidRPr="00BC66C6" w:rsidRDefault="00BF7D54" w:rsidP="00BF7D54">
      <w:pPr>
        <w:pStyle w:val="ListParagraph"/>
      </w:pPr>
    </w:p>
    <w:p w14:paraId="2483A4F3" w14:textId="38105677" w:rsidR="00BC66C6" w:rsidRDefault="006F2542" w:rsidP="004D5FF5">
      <w:pPr>
        <w:pStyle w:val="Heading3"/>
      </w:pPr>
      <w:r>
        <w:lastRenderedPageBreak/>
        <w:t>04</w:t>
      </w:r>
      <w:r w:rsidR="00910B0B">
        <w:t xml:space="preserve"> (Advanced)</w:t>
      </w:r>
      <w:r>
        <w:t xml:space="preserve"> </w:t>
      </w:r>
      <w:r w:rsidR="00BC66C6">
        <w:t>Create an application that can switch between two different SSIDs</w:t>
      </w:r>
    </w:p>
    <w:p w14:paraId="1C55937C" w14:textId="4992F3B6" w:rsidR="007951D8" w:rsidRDefault="007951D8" w:rsidP="00BC66C6">
      <w:pPr>
        <w:pStyle w:val="ListParagraph"/>
        <w:numPr>
          <w:ilvl w:val="0"/>
          <w:numId w:val="31"/>
        </w:numPr>
      </w:pPr>
      <w:r>
        <w:t>Copy the project from exercise (03).</w:t>
      </w:r>
    </w:p>
    <w:p w14:paraId="41F629A0" w14:textId="3AC3F7CB" w:rsidR="00571C91" w:rsidRDefault="00571C91" w:rsidP="00BC66C6">
      <w:pPr>
        <w:pStyle w:val="ListParagraph"/>
        <w:numPr>
          <w:ilvl w:val="0"/>
          <w:numId w:val="31"/>
        </w:numPr>
      </w:pPr>
      <w:r>
        <w:t>Create a function that can print the SSID/Passphrase and Security that current</w:t>
      </w:r>
      <w:r w:rsidR="00455E45">
        <w:t>ly</w:t>
      </w:r>
      <w:r>
        <w:t xml:space="preserve"> exists in the DCT.</w:t>
      </w:r>
    </w:p>
    <w:p w14:paraId="78ADF50E" w14:textId="2D3A1624" w:rsidR="00571C91" w:rsidRDefault="00571C91" w:rsidP="00BC66C6">
      <w:pPr>
        <w:pStyle w:val="ListParagraph"/>
        <w:numPr>
          <w:ilvl w:val="0"/>
          <w:numId w:val="31"/>
        </w:numPr>
      </w:pPr>
      <w:r>
        <w:t>Create a function that takes input as (</w:t>
      </w:r>
      <w:r w:rsidR="006B272A">
        <w:t xml:space="preserve"> </w:t>
      </w:r>
      <w:r>
        <w:t>char*</w:t>
      </w:r>
      <w:r w:rsidR="006B272A">
        <w:t xml:space="preserve"> </w:t>
      </w:r>
      <w:r>
        <w:t>ssid, char*</w:t>
      </w:r>
      <w:r w:rsidR="006B272A">
        <w:t xml:space="preserve"> </w:t>
      </w:r>
      <w:r>
        <w:t>passphrase,</w:t>
      </w:r>
      <w:r w:rsidR="006B272A">
        <w:t xml:space="preserve"> </w:t>
      </w:r>
      <w:r>
        <w:t>wiced_security_t security</w:t>
      </w:r>
      <w:r w:rsidR="006B272A">
        <w:t xml:space="preserve"> </w:t>
      </w:r>
      <w:r>
        <w:t>) and then writes that information into the DCT</w:t>
      </w:r>
      <w:r w:rsidR="006B272A">
        <w:t xml:space="preserve"> by performing the following steps:</w:t>
      </w:r>
    </w:p>
    <w:p w14:paraId="309CB82C" w14:textId="702D349A" w:rsidR="00571C91" w:rsidRDefault="00571C91" w:rsidP="00571C91">
      <w:pPr>
        <w:pStyle w:val="ListParagraph"/>
        <w:numPr>
          <w:ilvl w:val="1"/>
          <w:numId w:val="31"/>
        </w:numPr>
      </w:pPr>
      <w:r>
        <w:t>Take the network down (</w:t>
      </w:r>
      <w:r w:rsidRPr="003D39F0">
        <w:rPr>
          <w:i/>
        </w:rPr>
        <w:t>wiced_network_down</w:t>
      </w:r>
      <w:r w:rsidR="003D39F0" w:rsidRPr="003D39F0">
        <w:rPr>
          <w:i/>
        </w:rPr>
        <w:t>()</w:t>
      </w:r>
      <w:r>
        <w:t>)</w:t>
      </w:r>
      <w:r w:rsidR="005E334D">
        <w:t>.</w:t>
      </w:r>
    </w:p>
    <w:p w14:paraId="07524748" w14:textId="28703ABF" w:rsidR="00571C91" w:rsidRDefault="00571C91" w:rsidP="00571C91">
      <w:pPr>
        <w:pStyle w:val="ListParagraph"/>
        <w:numPr>
          <w:ilvl w:val="1"/>
          <w:numId w:val="31"/>
        </w:numPr>
      </w:pPr>
      <w:r>
        <w:t>Write the DCT with the other network’s information</w:t>
      </w:r>
      <w:r w:rsidR="006B272A">
        <w:t>:</w:t>
      </w:r>
    </w:p>
    <w:p w14:paraId="7A8539B8" w14:textId="7AFF85CF" w:rsidR="00571C91" w:rsidRDefault="00571C91" w:rsidP="00571C91">
      <w:pPr>
        <w:pStyle w:val="ListParagraph"/>
        <w:numPr>
          <w:ilvl w:val="2"/>
          <w:numId w:val="31"/>
        </w:numPr>
      </w:pPr>
      <w:r>
        <w:t xml:space="preserve">Use </w:t>
      </w:r>
      <w:r w:rsidRPr="00D67FED">
        <w:rPr>
          <w:i/>
        </w:rPr>
        <w:t>wiced_dct_read_lock</w:t>
      </w:r>
      <w:r w:rsidR="00D67FED" w:rsidRPr="00D67FED">
        <w:rPr>
          <w:i/>
        </w:rPr>
        <w:t>()</w:t>
      </w:r>
      <w:r>
        <w:t xml:space="preserve"> to get current structure</w:t>
      </w:r>
      <w:r w:rsidR="006B272A">
        <w:t>.</w:t>
      </w:r>
    </w:p>
    <w:p w14:paraId="5D7BE85B" w14:textId="18A05028" w:rsidR="004F62A3" w:rsidRDefault="004F62A3" w:rsidP="004F62A3">
      <w:pPr>
        <w:pStyle w:val="ListParagraph"/>
        <w:numPr>
          <w:ilvl w:val="3"/>
          <w:numId w:val="31"/>
        </w:numPr>
      </w:pPr>
      <w:r>
        <w:t>Hint: To write values you must use WICED_TRUE for the ptr_is_writable parameter.</w:t>
      </w:r>
    </w:p>
    <w:p w14:paraId="64043A42" w14:textId="07691BAA" w:rsidR="00571C91" w:rsidRDefault="00E868F2" w:rsidP="00571C91">
      <w:pPr>
        <w:pStyle w:val="ListParagraph"/>
        <w:numPr>
          <w:ilvl w:val="2"/>
          <w:numId w:val="31"/>
        </w:numPr>
      </w:pPr>
      <w:r>
        <w:t>U</w:t>
      </w:r>
      <w:r w:rsidR="00571C91">
        <w:t>pdate the required information.</w:t>
      </w:r>
    </w:p>
    <w:p w14:paraId="5848F142" w14:textId="77777777" w:rsidR="00E868F2" w:rsidRDefault="00E868F2" w:rsidP="00E868F2">
      <w:pPr>
        <w:pStyle w:val="ListParagraph"/>
        <w:numPr>
          <w:ilvl w:val="3"/>
          <w:numId w:val="31"/>
        </w:numPr>
      </w:pPr>
      <w:r>
        <w:t>Hint: For the values that are strings (i.e. ssid and passphrase):</w:t>
      </w:r>
    </w:p>
    <w:p w14:paraId="015C4F8A" w14:textId="693F4D00" w:rsidR="00E868F2" w:rsidRDefault="00E868F2" w:rsidP="00E868F2">
      <w:pPr>
        <w:pStyle w:val="ListParagraph"/>
        <w:numPr>
          <w:ilvl w:val="4"/>
          <w:numId w:val="31"/>
        </w:numPr>
      </w:pPr>
      <w:r>
        <w:t xml:space="preserve">Use </w:t>
      </w:r>
      <w:r w:rsidRPr="00500B3E">
        <w:rPr>
          <w:i/>
        </w:rPr>
        <w:t>strcpy</w:t>
      </w:r>
      <w:r w:rsidR="00500B3E" w:rsidRPr="00500B3E">
        <w:rPr>
          <w:i/>
        </w:rPr>
        <w:t>()</w:t>
      </w:r>
      <w:r>
        <w:t xml:space="preserve"> to copy the values into the RAM buffer.</w:t>
      </w:r>
    </w:p>
    <w:p w14:paraId="60F2A8F7" w14:textId="3C79EDAA" w:rsidR="00E868F2" w:rsidRDefault="00E868F2" w:rsidP="00E868F2">
      <w:pPr>
        <w:pStyle w:val="ListParagraph"/>
        <w:numPr>
          <w:ilvl w:val="4"/>
          <w:numId w:val="31"/>
        </w:numPr>
      </w:pPr>
      <w:r>
        <w:t xml:space="preserve">Make sure you update the string length in the structure (you can use </w:t>
      </w:r>
      <w:r w:rsidRPr="00500B3E">
        <w:rPr>
          <w:i/>
        </w:rPr>
        <w:t>strlen</w:t>
      </w:r>
      <w:r w:rsidR="00500B3E" w:rsidRPr="00500B3E">
        <w:rPr>
          <w:i/>
        </w:rPr>
        <w:t>()</w:t>
      </w:r>
      <w:r>
        <w:t xml:space="preserve"> to find the length of the string).</w:t>
      </w:r>
    </w:p>
    <w:p w14:paraId="6537C154" w14:textId="1547421F" w:rsidR="00571C91" w:rsidRDefault="00571C91" w:rsidP="00571C91">
      <w:pPr>
        <w:pStyle w:val="ListParagraph"/>
        <w:numPr>
          <w:ilvl w:val="2"/>
          <w:numId w:val="31"/>
        </w:numPr>
      </w:pPr>
      <w:r>
        <w:t xml:space="preserve">Use </w:t>
      </w:r>
      <w:r w:rsidRPr="00D14818">
        <w:rPr>
          <w:i/>
        </w:rPr>
        <w:t>wiced_dct_write</w:t>
      </w:r>
      <w:r w:rsidR="00D14818" w:rsidRPr="00D14818">
        <w:rPr>
          <w:i/>
        </w:rPr>
        <w:t>()</w:t>
      </w:r>
      <w:r>
        <w:t xml:space="preserve"> to update the DCT in flash</w:t>
      </w:r>
      <w:r w:rsidR="006B272A">
        <w:t>.</w:t>
      </w:r>
    </w:p>
    <w:p w14:paraId="113BDDE8" w14:textId="69C0506A" w:rsidR="00571C91" w:rsidRDefault="00571C91" w:rsidP="00571C91">
      <w:pPr>
        <w:pStyle w:val="ListParagraph"/>
        <w:numPr>
          <w:ilvl w:val="2"/>
          <w:numId w:val="31"/>
        </w:numPr>
      </w:pPr>
      <w:r>
        <w:t xml:space="preserve">Use </w:t>
      </w:r>
      <w:r w:rsidRPr="00D14818">
        <w:rPr>
          <w:i/>
        </w:rPr>
        <w:t>wiced_dct_read_unlock</w:t>
      </w:r>
      <w:r w:rsidR="00D14818" w:rsidRPr="00D14818">
        <w:rPr>
          <w:i/>
        </w:rPr>
        <w:t>()</w:t>
      </w:r>
      <w:r w:rsidR="006B272A">
        <w:t xml:space="preserve"> to free up the memory</w:t>
      </w:r>
      <w:r>
        <w:t>.</w:t>
      </w:r>
    </w:p>
    <w:p w14:paraId="7695C681" w14:textId="09E794E0" w:rsidR="004F62A3" w:rsidRDefault="004F62A3" w:rsidP="004F62A3">
      <w:pPr>
        <w:pStyle w:val="ListParagraph"/>
        <w:numPr>
          <w:ilvl w:val="3"/>
          <w:numId w:val="31"/>
        </w:numPr>
      </w:pPr>
      <w:r>
        <w:t xml:space="preserve">Hint: the ptr_is_writable parameter must match the corresponding </w:t>
      </w:r>
      <w:r w:rsidRPr="00437714">
        <w:rPr>
          <w:i/>
        </w:rPr>
        <w:t>wiced_dct_read_lock</w:t>
      </w:r>
      <w:r w:rsidR="00437714" w:rsidRPr="00437714">
        <w:rPr>
          <w:i/>
        </w:rPr>
        <w:t>()</w:t>
      </w:r>
      <w:r>
        <w:t xml:space="preserve"> function call.</w:t>
      </w:r>
    </w:p>
    <w:p w14:paraId="23DCC86B" w14:textId="77777777" w:rsidR="00571C91" w:rsidRDefault="00571C91" w:rsidP="00571C91">
      <w:pPr>
        <w:pStyle w:val="ListParagraph"/>
        <w:numPr>
          <w:ilvl w:val="2"/>
          <w:numId w:val="31"/>
        </w:numPr>
      </w:pPr>
      <w:r>
        <w:t xml:space="preserve">Hint: See the example project </w:t>
      </w:r>
      <w:r w:rsidRPr="00B11E3F">
        <w:rPr>
          <w:i/>
        </w:rPr>
        <w:t>snip/dct_read_write</w:t>
      </w:r>
      <w:r>
        <w:t>.</w:t>
      </w:r>
    </w:p>
    <w:p w14:paraId="7773CD6D" w14:textId="60243083" w:rsidR="00571C91" w:rsidRDefault="00571C91" w:rsidP="00571C91">
      <w:pPr>
        <w:pStyle w:val="ListParagraph"/>
        <w:numPr>
          <w:ilvl w:val="1"/>
          <w:numId w:val="31"/>
        </w:numPr>
      </w:pPr>
      <w:r>
        <w:t>Restart the network (</w:t>
      </w:r>
      <w:r w:rsidRPr="006E57AD">
        <w:rPr>
          <w:i/>
        </w:rPr>
        <w:t>wiced_network_up</w:t>
      </w:r>
      <w:r w:rsidR="006E57AD" w:rsidRPr="006E57AD">
        <w:rPr>
          <w:i/>
        </w:rPr>
        <w:t>()</w:t>
      </w:r>
      <w:r>
        <w:t>)</w:t>
      </w:r>
      <w:r w:rsidR="005E334D">
        <w:t>.</w:t>
      </w:r>
    </w:p>
    <w:p w14:paraId="7C69ADEE" w14:textId="644136D5" w:rsidR="00571C91" w:rsidRDefault="00571C91" w:rsidP="00571C91">
      <w:pPr>
        <w:pStyle w:val="ListParagraph"/>
        <w:numPr>
          <w:ilvl w:val="0"/>
          <w:numId w:val="31"/>
        </w:numPr>
      </w:pPr>
      <w:r>
        <w:t xml:space="preserve">Use the console as input.  When the user presses ‘0’ or ‘1’ switch between network 0/1 </w:t>
      </w:r>
      <w:r w:rsidR="006B272A">
        <w:t xml:space="preserve">- </w:t>
      </w:r>
      <w:r>
        <w:t>e.g. 0=WA101WP</w:t>
      </w:r>
      <w:r w:rsidR="000B0778">
        <w:t xml:space="preserve">A and 1=WA101OPEN. </w:t>
      </w:r>
      <w:r w:rsidR="00207757">
        <w:t>If the user</w:t>
      </w:r>
      <w:r>
        <w:t xml:space="preserve"> presses ‘p’ call the print function that you wrote in step (1)</w:t>
      </w:r>
      <w:r w:rsidR="000D482E">
        <w:t>.</w:t>
      </w:r>
    </w:p>
    <w:p w14:paraId="11FCE878" w14:textId="2E6F1139" w:rsidR="00455E45" w:rsidRDefault="00455E45" w:rsidP="00455E45">
      <w:pPr>
        <w:pStyle w:val="ListParagraph"/>
        <w:numPr>
          <w:ilvl w:val="1"/>
          <w:numId w:val="31"/>
        </w:numPr>
      </w:pPr>
      <w:r>
        <w:t>Hint: Review the UART receive exercise from chapter 2.</w:t>
      </w:r>
    </w:p>
    <w:p w14:paraId="24CADF99" w14:textId="2F4B035A" w:rsidR="00616E8B" w:rsidRPr="00BC66C6" w:rsidRDefault="006B272A" w:rsidP="00BC66C6">
      <w:pPr>
        <w:pStyle w:val="ListParagraph"/>
        <w:numPr>
          <w:ilvl w:val="0"/>
          <w:numId w:val="31"/>
        </w:numPr>
      </w:pPr>
      <w:r>
        <w:t>Change the selected network and then p</w:t>
      </w:r>
      <w:r w:rsidR="00616E8B">
        <w:t>ower cycle or reset the board and notice that it will start with the new SSID since the new setting is saved in the DCT.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 xml:space="preserve">[3] RFC 1122 – “Requirements for Internet Hosts – Communications Layers” </w:t>
      </w:r>
      <w:r w:rsidR="00182C2D">
        <w:t xml:space="preserve">; </w:t>
      </w:r>
      <w:r>
        <w:t xml:space="preserve">Internet Engineering Task Force (IETF) - </w:t>
      </w:r>
      <w:hyperlink r:id="rId62" w:history="1">
        <w:r w:rsidRPr="0084639F">
          <w:rPr>
            <w:rStyle w:val="Hyperlink"/>
          </w:rPr>
          <w:t>https://tools.ietf.org/html/rfc1122</w:t>
        </w:r>
      </w:hyperlink>
    </w:p>
    <w:p w14:paraId="66EEA034" w14:textId="57BB790B" w:rsidR="00653BB5" w:rsidRDefault="00653BB5" w:rsidP="00243F05">
      <w:r>
        <w:t xml:space="preserve">[4] </w:t>
      </w:r>
      <w:r w:rsidR="00182C2D">
        <w:t xml:space="preserve">RFC 826 – “An Ethernet Address Resolution Protocol” ; Internet Engineering Task Force (IETF) - </w:t>
      </w:r>
      <w:hyperlink r:id="rId63" w:history="1">
        <w:r w:rsidR="00182C2D" w:rsidRPr="0084639F">
          <w:rPr>
            <w:rStyle w:val="Hyperlink"/>
          </w:rPr>
          <w:t>https://tools.ietf.org/html/rfc826</w:t>
        </w:r>
      </w:hyperlink>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sectPr w:rsidR="00E703B2" w:rsidRPr="00671228">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BF73F9" w14:textId="77777777" w:rsidR="004A4725" w:rsidRDefault="004A4725" w:rsidP="007541F8">
      <w:r>
        <w:separator/>
      </w:r>
    </w:p>
  </w:endnote>
  <w:endnote w:type="continuationSeparator" w:id="0">
    <w:p w14:paraId="3096F657" w14:textId="77777777" w:rsidR="004A4725" w:rsidRDefault="004A4725"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304678"/>
      <w:docPartObj>
        <w:docPartGallery w:val="Page Numbers (Bottom of Page)"/>
        <w:docPartUnique/>
      </w:docPartObj>
    </w:sdtPr>
    <w:sdtEndPr/>
    <w:sdtContent>
      <w:sdt>
        <w:sdtPr>
          <w:id w:val="1728636285"/>
          <w:docPartObj>
            <w:docPartGallery w:val="Page Numbers (Top of Page)"/>
            <w:docPartUnique/>
          </w:docPartObj>
        </w:sdtPr>
        <w:sdtEndPr/>
        <w:sdtContent>
          <w:p w14:paraId="5ED97AD5" w14:textId="30A56BC5" w:rsidR="00CB4DBA" w:rsidRDefault="00CB4DBA">
            <w:pPr>
              <w:pStyle w:val="Footer"/>
              <w:jc w:val="center"/>
            </w:pPr>
            <w:r>
              <w:t xml:space="preserve">Page </w:t>
            </w:r>
            <w:r>
              <w:rPr>
                <w:b/>
                <w:bCs/>
              </w:rPr>
              <w:fldChar w:fldCharType="begin"/>
            </w:r>
            <w:r>
              <w:rPr>
                <w:b/>
                <w:bCs/>
              </w:rPr>
              <w:instrText xml:space="preserve"> PAGE </w:instrText>
            </w:r>
            <w:r>
              <w:rPr>
                <w:b/>
                <w:bCs/>
              </w:rPr>
              <w:fldChar w:fldCharType="separate"/>
            </w:r>
            <w:r w:rsidR="00B23174">
              <w:rPr>
                <w:b/>
                <w:bCs/>
                <w:noProof/>
              </w:rPr>
              <w:t>13</w:t>
            </w:r>
            <w:r>
              <w:rPr>
                <w:b/>
                <w:bCs/>
              </w:rPr>
              <w:fldChar w:fldCharType="end"/>
            </w:r>
            <w:r>
              <w:t xml:space="preserve"> of </w:t>
            </w:r>
            <w:r>
              <w:rPr>
                <w:b/>
                <w:bCs/>
              </w:rPr>
              <w:fldChar w:fldCharType="begin"/>
            </w:r>
            <w:r>
              <w:rPr>
                <w:b/>
                <w:bCs/>
              </w:rPr>
              <w:instrText xml:space="preserve"> NUMPAGES  </w:instrText>
            </w:r>
            <w:r>
              <w:rPr>
                <w:b/>
                <w:bCs/>
              </w:rPr>
              <w:fldChar w:fldCharType="separate"/>
            </w:r>
            <w:r w:rsidR="00B23174">
              <w:rPr>
                <w:b/>
                <w:bCs/>
                <w:noProof/>
              </w:rPr>
              <w:t>16</w:t>
            </w:r>
            <w:r>
              <w:rPr>
                <w:b/>
                <w:bCs/>
              </w:rPr>
              <w:fldChar w:fldCharType="end"/>
            </w:r>
          </w:p>
        </w:sdtContent>
      </w:sdt>
    </w:sdtContent>
  </w:sdt>
  <w:p w14:paraId="6D60EBFA" w14:textId="77777777" w:rsidR="00CB4DBA" w:rsidRDefault="00CB4D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5642C4" w14:textId="77777777" w:rsidR="004A4725" w:rsidRDefault="004A4725" w:rsidP="007541F8">
      <w:r>
        <w:separator/>
      </w:r>
    </w:p>
  </w:footnote>
  <w:footnote w:type="continuationSeparator" w:id="0">
    <w:p w14:paraId="42B6FC8B" w14:textId="77777777" w:rsidR="004A4725" w:rsidRDefault="004A4725" w:rsidP="0075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6"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53D1B"/>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4"/>
  </w:num>
  <w:num w:numId="2">
    <w:abstractNumId w:val="15"/>
  </w:num>
  <w:num w:numId="3">
    <w:abstractNumId w:val="10"/>
  </w:num>
  <w:num w:numId="4">
    <w:abstractNumId w:val="2"/>
  </w:num>
  <w:num w:numId="5">
    <w:abstractNumId w:val="30"/>
  </w:num>
  <w:num w:numId="6">
    <w:abstractNumId w:val="11"/>
  </w:num>
  <w:num w:numId="7">
    <w:abstractNumId w:val="26"/>
  </w:num>
  <w:num w:numId="8">
    <w:abstractNumId w:val="3"/>
  </w:num>
  <w:num w:numId="9">
    <w:abstractNumId w:val="22"/>
  </w:num>
  <w:num w:numId="10">
    <w:abstractNumId w:val="25"/>
  </w:num>
  <w:num w:numId="11">
    <w:abstractNumId w:val="1"/>
  </w:num>
  <w:num w:numId="12">
    <w:abstractNumId w:val="28"/>
  </w:num>
  <w:num w:numId="13">
    <w:abstractNumId w:val="14"/>
  </w:num>
  <w:num w:numId="14">
    <w:abstractNumId w:val="21"/>
  </w:num>
  <w:num w:numId="15">
    <w:abstractNumId w:val="24"/>
  </w:num>
  <w:num w:numId="16">
    <w:abstractNumId w:val="6"/>
  </w:num>
  <w:num w:numId="17">
    <w:abstractNumId w:val="16"/>
  </w:num>
  <w:num w:numId="18">
    <w:abstractNumId w:val="7"/>
  </w:num>
  <w:num w:numId="19">
    <w:abstractNumId w:val="5"/>
  </w:num>
  <w:num w:numId="20">
    <w:abstractNumId w:val="17"/>
  </w:num>
  <w:num w:numId="21">
    <w:abstractNumId w:val="32"/>
  </w:num>
  <w:num w:numId="22">
    <w:abstractNumId w:val="12"/>
  </w:num>
  <w:num w:numId="23">
    <w:abstractNumId w:val="23"/>
  </w:num>
  <w:num w:numId="24">
    <w:abstractNumId w:val="0"/>
  </w:num>
  <w:num w:numId="25">
    <w:abstractNumId w:val="27"/>
  </w:num>
  <w:num w:numId="26">
    <w:abstractNumId w:val="19"/>
  </w:num>
  <w:num w:numId="27">
    <w:abstractNumId w:val="8"/>
  </w:num>
  <w:num w:numId="28">
    <w:abstractNumId w:val="4"/>
  </w:num>
  <w:num w:numId="29">
    <w:abstractNumId w:val="18"/>
  </w:num>
  <w:num w:numId="30">
    <w:abstractNumId w:val="31"/>
  </w:num>
  <w:num w:numId="31">
    <w:abstractNumId w:val="20"/>
  </w:num>
  <w:num w:numId="32">
    <w:abstractNumId w:val="33"/>
  </w:num>
  <w:num w:numId="33">
    <w:abstractNumId w:val="13"/>
  </w:num>
  <w:num w:numId="34">
    <w:abstractNumId w:val="29"/>
  </w:num>
  <w:num w:numId="35">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5672"/>
    <w:rsid w:val="00012895"/>
    <w:rsid w:val="00016BAD"/>
    <w:rsid w:val="000362EE"/>
    <w:rsid w:val="00040ED2"/>
    <w:rsid w:val="0005367E"/>
    <w:rsid w:val="00065FAA"/>
    <w:rsid w:val="000A10C2"/>
    <w:rsid w:val="000A4367"/>
    <w:rsid w:val="000B0778"/>
    <w:rsid w:val="000B096A"/>
    <w:rsid w:val="000D3C9B"/>
    <w:rsid w:val="000D482E"/>
    <w:rsid w:val="000E1537"/>
    <w:rsid w:val="000E2DD4"/>
    <w:rsid w:val="000F024F"/>
    <w:rsid w:val="000F3376"/>
    <w:rsid w:val="00105707"/>
    <w:rsid w:val="00117F9C"/>
    <w:rsid w:val="001228F6"/>
    <w:rsid w:val="00142375"/>
    <w:rsid w:val="0016171E"/>
    <w:rsid w:val="00177F74"/>
    <w:rsid w:val="00182C2D"/>
    <w:rsid w:val="001B135C"/>
    <w:rsid w:val="001B7697"/>
    <w:rsid w:val="001D5E84"/>
    <w:rsid w:val="001E3FE3"/>
    <w:rsid w:val="001E419A"/>
    <w:rsid w:val="001F17DD"/>
    <w:rsid w:val="001F598A"/>
    <w:rsid w:val="00207757"/>
    <w:rsid w:val="00214DAA"/>
    <w:rsid w:val="00220F54"/>
    <w:rsid w:val="00227150"/>
    <w:rsid w:val="0023237C"/>
    <w:rsid w:val="00243F05"/>
    <w:rsid w:val="00252FE1"/>
    <w:rsid w:val="00263501"/>
    <w:rsid w:val="00266784"/>
    <w:rsid w:val="00266D14"/>
    <w:rsid w:val="00281458"/>
    <w:rsid w:val="00282A1C"/>
    <w:rsid w:val="00287CCD"/>
    <w:rsid w:val="00292026"/>
    <w:rsid w:val="002922D3"/>
    <w:rsid w:val="0029288C"/>
    <w:rsid w:val="002A0254"/>
    <w:rsid w:val="002A0BCF"/>
    <w:rsid w:val="002C5818"/>
    <w:rsid w:val="002D464D"/>
    <w:rsid w:val="002D724D"/>
    <w:rsid w:val="002F6733"/>
    <w:rsid w:val="00313130"/>
    <w:rsid w:val="00313309"/>
    <w:rsid w:val="00335220"/>
    <w:rsid w:val="003445E6"/>
    <w:rsid w:val="0037133D"/>
    <w:rsid w:val="0037256A"/>
    <w:rsid w:val="00380126"/>
    <w:rsid w:val="003817F7"/>
    <w:rsid w:val="003853D7"/>
    <w:rsid w:val="00386A2F"/>
    <w:rsid w:val="00397ACA"/>
    <w:rsid w:val="003A1976"/>
    <w:rsid w:val="003A5E1B"/>
    <w:rsid w:val="003A7399"/>
    <w:rsid w:val="003B25C4"/>
    <w:rsid w:val="003C33C8"/>
    <w:rsid w:val="003C37AE"/>
    <w:rsid w:val="003C7198"/>
    <w:rsid w:val="003D39F0"/>
    <w:rsid w:val="003D3AE8"/>
    <w:rsid w:val="003E3652"/>
    <w:rsid w:val="003E39EE"/>
    <w:rsid w:val="00402DE6"/>
    <w:rsid w:val="004119D6"/>
    <w:rsid w:val="00414E85"/>
    <w:rsid w:val="00414FA9"/>
    <w:rsid w:val="00423D44"/>
    <w:rsid w:val="00427E17"/>
    <w:rsid w:val="004320E0"/>
    <w:rsid w:val="00434081"/>
    <w:rsid w:val="00437714"/>
    <w:rsid w:val="004453C5"/>
    <w:rsid w:val="004504F0"/>
    <w:rsid w:val="00451793"/>
    <w:rsid w:val="00452E08"/>
    <w:rsid w:val="00455E45"/>
    <w:rsid w:val="004641B9"/>
    <w:rsid w:val="00464CE0"/>
    <w:rsid w:val="004665E3"/>
    <w:rsid w:val="00471911"/>
    <w:rsid w:val="004810DF"/>
    <w:rsid w:val="00497903"/>
    <w:rsid w:val="004A39FA"/>
    <w:rsid w:val="004A4725"/>
    <w:rsid w:val="004C56C4"/>
    <w:rsid w:val="004D13CE"/>
    <w:rsid w:val="004D3236"/>
    <w:rsid w:val="004D51FE"/>
    <w:rsid w:val="004D5FF5"/>
    <w:rsid w:val="004F62A3"/>
    <w:rsid w:val="00500B3E"/>
    <w:rsid w:val="005046AA"/>
    <w:rsid w:val="0050665E"/>
    <w:rsid w:val="00506736"/>
    <w:rsid w:val="00525785"/>
    <w:rsid w:val="0052656A"/>
    <w:rsid w:val="00526B96"/>
    <w:rsid w:val="00527F09"/>
    <w:rsid w:val="005404D0"/>
    <w:rsid w:val="00542D5D"/>
    <w:rsid w:val="0054445D"/>
    <w:rsid w:val="00547F08"/>
    <w:rsid w:val="0055342F"/>
    <w:rsid w:val="00566F2B"/>
    <w:rsid w:val="00571C91"/>
    <w:rsid w:val="00580504"/>
    <w:rsid w:val="00583ABA"/>
    <w:rsid w:val="00584914"/>
    <w:rsid w:val="00590F27"/>
    <w:rsid w:val="00593945"/>
    <w:rsid w:val="005A03F7"/>
    <w:rsid w:val="005A1AAF"/>
    <w:rsid w:val="005A3F22"/>
    <w:rsid w:val="005A54EA"/>
    <w:rsid w:val="005D0667"/>
    <w:rsid w:val="005D48B6"/>
    <w:rsid w:val="005E0CAC"/>
    <w:rsid w:val="005E334D"/>
    <w:rsid w:val="005E5F7D"/>
    <w:rsid w:val="005F215A"/>
    <w:rsid w:val="005F3959"/>
    <w:rsid w:val="005F56ED"/>
    <w:rsid w:val="005F67C7"/>
    <w:rsid w:val="005F7016"/>
    <w:rsid w:val="005F7AC3"/>
    <w:rsid w:val="00600F0D"/>
    <w:rsid w:val="00610B52"/>
    <w:rsid w:val="00616E8B"/>
    <w:rsid w:val="006208BF"/>
    <w:rsid w:val="00625C0B"/>
    <w:rsid w:val="006326CE"/>
    <w:rsid w:val="00633803"/>
    <w:rsid w:val="00636CF1"/>
    <w:rsid w:val="006374A7"/>
    <w:rsid w:val="00640EA5"/>
    <w:rsid w:val="00644E75"/>
    <w:rsid w:val="00653120"/>
    <w:rsid w:val="00653BB5"/>
    <w:rsid w:val="0065757C"/>
    <w:rsid w:val="00663295"/>
    <w:rsid w:val="00663ABF"/>
    <w:rsid w:val="00666361"/>
    <w:rsid w:val="006679DE"/>
    <w:rsid w:val="00671228"/>
    <w:rsid w:val="00674409"/>
    <w:rsid w:val="006909E0"/>
    <w:rsid w:val="006A1790"/>
    <w:rsid w:val="006B0832"/>
    <w:rsid w:val="006B272A"/>
    <w:rsid w:val="006B442B"/>
    <w:rsid w:val="006C4A51"/>
    <w:rsid w:val="006C66E4"/>
    <w:rsid w:val="006D5E84"/>
    <w:rsid w:val="006E57AD"/>
    <w:rsid w:val="006E7686"/>
    <w:rsid w:val="006F2542"/>
    <w:rsid w:val="00720370"/>
    <w:rsid w:val="00724B2D"/>
    <w:rsid w:val="007541F8"/>
    <w:rsid w:val="00755464"/>
    <w:rsid w:val="00757332"/>
    <w:rsid w:val="0076394C"/>
    <w:rsid w:val="00770B6F"/>
    <w:rsid w:val="00774C33"/>
    <w:rsid w:val="0077590E"/>
    <w:rsid w:val="00790611"/>
    <w:rsid w:val="007951D8"/>
    <w:rsid w:val="007B104F"/>
    <w:rsid w:val="007B24F6"/>
    <w:rsid w:val="007B6653"/>
    <w:rsid w:val="007D0057"/>
    <w:rsid w:val="007D2036"/>
    <w:rsid w:val="007E0232"/>
    <w:rsid w:val="0081112A"/>
    <w:rsid w:val="00835D6D"/>
    <w:rsid w:val="00845665"/>
    <w:rsid w:val="00850610"/>
    <w:rsid w:val="00867817"/>
    <w:rsid w:val="00871379"/>
    <w:rsid w:val="00872BFF"/>
    <w:rsid w:val="0087593C"/>
    <w:rsid w:val="00876DFB"/>
    <w:rsid w:val="008A56F3"/>
    <w:rsid w:val="008B356F"/>
    <w:rsid w:val="008E5276"/>
    <w:rsid w:val="008F0E96"/>
    <w:rsid w:val="008F7570"/>
    <w:rsid w:val="00901B95"/>
    <w:rsid w:val="00904F24"/>
    <w:rsid w:val="00905449"/>
    <w:rsid w:val="00907001"/>
    <w:rsid w:val="00910B0B"/>
    <w:rsid w:val="00914CE3"/>
    <w:rsid w:val="00935AD0"/>
    <w:rsid w:val="00936E42"/>
    <w:rsid w:val="009406B0"/>
    <w:rsid w:val="009600E6"/>
    <w:rsid w:val="00963C1C"/>
    <w:rsid w:val="00967EC5"/>
    <w:rsid w:val="00970A7E"/>
    <w:rsid w:val="0098674F"/>
    <w:rsid w:val="009B1B0F"/>
    <w:rsid w:val="00A03067"/>
    <w:rsid w:val="00A061C4"/>
    <w:rsid w:val="00A3544F"/>
    <w:rsid w:val="00A43E83"/>
    <w:rsid w:val="00A47D13"/>
    <w:rsid w:val="00A52BA9"/>
    <w:rsid w:val="00A65695"/>
    <w:rsid w:val="00A74A92"/>
    <w:rsid w:val="00A81920"/>
    <w:rsid w:val="00A84D20"/>
    <w:rsid w:val="00A8704B"/>
    <w:rsid w:val="00A87693"/>
    <w:rsid w:val="00AC44FF"/>
    <w:rsid w:val="00AC4875"/>
    <w:rsid w:val="00AD162F"/>
    <w:rsid w:val="00AD3C64"/>
    <w:rsid w:val="00AE66A3"/>
    <w:rsid w:val="00AF42B5"/>
    <w:rsid w:val="00B00930"/>
    <w:rsid w:val="00B02432"/>
    <w:rsid w:val="00B11E3F"/>
    <w:rsid w:val="00B17040"/>
    <w:rsid w:val="00B22940"/>
    <w:rsid w:val="00B23174"/>
    <w:rsid w:val="00B46B71"/>
    <w:rsid w:val="00B73473"/>
    <w:rsid w:val="00B73DF5"/>
    <w:rsid w:val="00B8065A"/>
    <w:rsid w:val="00B825A9"/>
    <w:rsid w:val="00B83EBB"/>
    <w:rsid w:val="00B85D2F"/>
    <w:rsid w:val="00B872A2"/>
    <w:rsid w:val="00B922FA"/>
    <w:rsid w:val="00B94B9A"/>
    <w:rsid w:val="00BA5AD6"/>
    <w:rsid w:val="00BC4558"/>
    <w:rsid w:val="00BC5692"/>
    <w:rsid w:val="00BC66C6"/>
    <w:rsid w:val="00BE135F"/>
    <w:rsid w:val="00BE21AE"/>
    <w:rsid w:val="00BE67B4"/>
    <w:rsid w:val="00BF567B"/>
    <w:rsid w:val="00BF7D54"/>
    <w:rsid w:val="00C01A98"/>
    <w:rsid w:val="00C05C28"/>
    <w:rsid w:val="00C1569E"/>
    <w:rsid w:val="00C17440"/>
    <w:rsid w:val="00C25497"/>
    <w:rsid w:val="00C41547"/>
    <w:rsid w:val="00C578AF"/>
    <w:rsid w:val="00C578E8"/>
    <w:rsid w:val="00C61F72"/>
    <w:rsid w:val="00C62DF0"/>
    <w:rsid w:val="00C66680"/>
    <w:rsid w:val="00C717E0"/>
    <w:rsid w:val="00C74007"/>
    <w:rsid w:val="00C91377"/>
    <w:rsid w:val="00C95BAA"/>
    <w:rsid w:val="00C965D0"/>
    <w:rsid w:val="00CB3ED0"/>
    <w:rsid w:val="00CB4DBA"/>
    <w:rsid w:val="00CB6097"/>
    <w:rsid w:val="00CC5240"/>
    <w:rsid w:val="00CC6A56"/>
    <w:rsid w:val="00CD2390"/>
    <w:rsid w:val="00CD587D"/>
    <w:rsid w:val="00D06232"/>
    <w:rsid w:val="00D131A5"/>
    <w:rsid w:val="00D14818"/>
    <w:rsid w:val="00D14855"/>
    <w:rsid w:val="00D47A9E"/>
    <w:rsid w:val="00D55706"/>
    <w:rsid w:val="00D67FED"/>
    <w:rsid w:val="00D83307"/>
    <w:rsid w:val="00D97420"/>
    <w:rsid w:val="00DA0509"/>
    <w:rsid w:val="00DA1B34"/>
    <w:rsid w:val="00DA2443"/>
    <w:rsid w:val="00DA3B17"/>
    <w:rsid w:val="00DA3D45"/>
    <w:rsid w:val="00DB7CC2"/>
    <w:rsid w:val="00DC7DC1"/>
    <w:rsid w:val="00DC7DEF"/>
    <w:rsid w:val="00DE180B"/>
    <w:rsid w:val="00E043FD"/>
    <w:rsid w:val="00E045AD"/>
    <w:rsid w:val="00E106AA"/>
    <w:rsid w:val="00E1216F"/>
    <w:rsid w:val="00E163E1"/>
    <w:rsid w:val="00E16721"/>
    <w:rsid w:val="00E243C1"/>
    <w:rsid w:val="00E536DD"/>
    <w:rsid w:val="00E60ABF"/>
    <w:rsid w:val="00E63761"/>
    <w:rsid w:val="00E703B2"/>
    <w:rsid w:val="00E735BE"/>
    <w:rsid w:val="00E8269F"/>
    <w:rsid w:val="00E868F2"/>
    <w:rsid w:val="00EA1BC3"/>
    <w:rsid w:val="00EA1F7D"/>
    <w:rsid w:val="00EA3E7C"/>
    <w:rsid w:val="00EA6C6F"/>
    <w:rsid w:val="00EB1C66"/>
    <w:rsid w:val="00EB58AB"/>
    <w:rsid w:val="00EB629E"/>
    <w:rsid w:val="00ED0FED"/>
    <w:rsid w:val="00ED5415"/>
    <w:rsid w:val="00EE27F2"/>
    <w:rsid w:val="00EE4DBF"/>
    <w:rsid w:val="00F02F04"/>
    <w:rsid w:val="00F03833"/>
    <w:rsid w:val="00F202B5"/>
    <w:rsid w:val="00F25363"/>
    <w:rsid w:val="00F370B9"/>
    <w:rsid w:val="00F4386A"/>
    <w:rsid w:val="00F44670"/>
    <w:rsid w:val="00F51698"/>
    <w:rsid w:val="00F54A12"/>
    <w:rsid w:val="00F672F4"/>
    <w:rsid w:val="00F67D55"/>
    <w:rsid w:val="00F71424"/>
    <w:rsid w:val="00F73D45"/>
    <w:rsid w:val="00F84E4A"/>
    <w:rsid w:val="00F94CE2"/>
    <w:rsid w:val="00F97889"/>
    <w:rsid w:val="00FA3AE1"/>
    <w:rsid w:val="00FA5343"/>
    <w:rsid w:val="00FB189C"/>
    <w:rsid w:val="00FB5E35"/>
    <w:rsid w:val="00FC5113"/>
    <w:rsid w:val="00FC5B6A"/>
    <w:rsid w:val="00FE26C2"/>
    <w:rsid w:val="00FF1804"/>
    <w:rsid w:val="00FF43D9"/>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9BD88D97-EA76-4305-BC2C-90E66C6F5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174"/>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2317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23174"/>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RADIUS" TargetMode="External"/><Relationship Id="rId21" Type="http://schemas.openxmlformats.org/officeDocument/2006/relationships/hyperlink" Target="https://en.wikipedia.org/wiki/Datagram" TargetMode="External"/><Relationship Id="rId34" Type="http://schemas.openxmlformats.org/officeDocument/2006/relationships/hyperlink" Target="https://en.wikipedia.org/wiki/Service_set_(802.11_network)" TargetMode="External"/><Relationship Id="rId42" Type="http://schemas.openxmlformats.org/officeDocument/2006/relationships/image" Target="media/image1.emf"/><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hyperlink" Target="https://tools.ietf.org/html/rfc82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9" Type="http://schemas.openxmlformats.org/officeDocument/2006/relationships/hyperlink" Target="https://en.wikipedia.org/wiki/IEEE_802.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Wi-Fi_Protected_Access" TargetMode="External"/><Relationship Id="rId40" Type="http://schemas.openxmlformats.org/officeDocument/2006/relationships/hyperlink" Target="https://en.wikipedia.org/wiki/MAC_address" TargetMode="External"/><Relationship Id="rId45" Type="http://schemas.openxmlformats.org/officeDocument/2006/relationships/image" Target="media/image2.png"/><Relationship Id="rId53" Type="http://schemas.openxmlformats.org/officeDocument/2006/relationships/image" Target="media/image10.png"/><Relationship Id="rId58" Type="http://schemas.openxmlformats.org/officeDocument/2006/relationships/image" Target="media/image15.pn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Wired_Equivalent_Privacy" TargetMode="External"/><Relationship Id="rId49" Type="http://schemas.openxmlformats.org/officeDocument/2006/relationships/image" Target="media/image6.png"/><Relationship Id="rId57" Type="http://schemas.openxmlformats.org/officeDocument/2006/relationships/image" Target="media/image14.png"/><Relationship Id="rId61" Type="http://schemas.openxmlformats.org/officeDocument/2006/relationships/hyperlink" Target="http://www.cypress.com" TargetMode="External"/><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hyperlink" Target="https://en.wikipedia.org/wiki/Subnetwork"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Wireless_security" TargetMode="External"/><Relationship Id="rId43" Type="http://schemas.openxmlformats.org/officeDocument/2006/relationships/hyperlink" Target="https://en.wikipedia.org/wiki/IP_address"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footer" Target="footer1.xml"/><Relationship Id="rId8" Type="http://schemas.openxmlformats.org/officeDocument/2006/relationships/hyperlink" Target="https://en.wikipedia.org/wiki/OSI_model" TargetMode="Externa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Advanced_Encryption_Standard"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theme" Target="theme/theme1.xml"/><Relationship Id="rId20" Type="http://schemas.openxmlformats.org/officeDocument/2006/relationships/hyperlink" Target="https://en.wikipedia.org/wiki/Transmission_Control_Protocol" TargetMode="External"/><Relationship Id="rId41" Type="http://schemas.openxmlformats.org/officeDocument/2006/relationships/hyperlink" Target="https://en.wikipedia.org/wiki/Address_Resolution_Protocol" TargetMode="External"/><Relationship Id="rId54" Type="http://schemas.openxmlformats.org/officeDocument/2006/relationships/image" Target="media/image11.png"/><Relationship Id="rId62" Type="http://schemas.openxmlformats.org/officeDocument/2006/relationships/hyperlink" Target="https://tools.ietf.org/html/rfc11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E16E37-5452-4701-9455-015691B86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16</Pages>
  <Words>3872</Words>
  <Characters>22077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180</cp:revision>
  <cp:lastPrinted>2016-10-22T13:07:00Z</cp:lastPrinted>
  <dcterms:created xsi:type="dcterms:W3CDTF">2016-10-20T18:55:00Z</dcterms:created>
  <dcterms:modified xsi:type="dcterms:W3CDTF">2017-03-06T16:13:00Z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