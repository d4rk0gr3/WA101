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471EFD"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471EFD"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471EFD"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471EFD"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471EFD"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471EFD"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471EFD"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471EFD"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471EFD"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471EFD"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471EFD"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471EFD"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471EFD"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471EFD"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471EFD"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471EFD"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471EFD"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471EFD"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088B2B00"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1" w:author="Greg Landry" w:date="2017-03-01T14:47:00Z">
        <w:r w:rsidR="005A1AAF">
          <w:t>wifi</w:t>
        </w:r>
      </w:ins>
      <w:del w:id="2" w:author="Greg Landry" w:date="2017-03-01T14:47:00Z">
        <w:r w:rsidR="006A1790" w:rsidDel="005A1AAF">
          <w:delText>Wi-Fi</w:delText>
        </w:r>
      </w:del>
      <w:r w:rsidR="0052656A">
        <w:t>_config_dct.h with the correct #defines. You then need to add “</w:t>
      </w:r>
      <w:r w:rsidR="006A1790">
        <w:t>WI</w:t>
      </w:r>
      <w:del w:id="3" w:author="Greg Landry" w:date="2017-03-01T14:47:00Z">
        <w:r w:rsidR="006A1790" w:rsidDel="005A1AAF">
          <w:delText>-</w:delText>
        </w:r>
      </w:del>
      <w:r w:rsidR="006A1790">
        <w:t>FI</w:t>
      </w:r>
      <w:r w:rsidR="0052656A">
        <w:t xml:space="preserve">_CONFIG_DCT_H := </w:t>
      </w:r>
      <w:ins w:id="4" w:author="Greg Landry" w:date="2017-03-01T14:47:00Z">
        <w:r w:rsidR="005A1AAF">
          <w:t>wifi</w:t>
        </w:r>
      </w:ins>
      <w:del w:id="5"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5DFD4822" w:rsidR="00BE21AE" w:rsidRDefault="004504F0" w:rsidP="00A061C4">
      <w:pPr>
        <w:keepNext/>
        <w:rPr>
          <w:b/>
          <w:u w:val="single"/>
        </w:rPr>
      </w:pPr>
      <w:r>
        <w:t xml:space="preserve"> </w:t>
      </w:r>
      <w:r w:rsidRPr="004504F0">
        <w:rPr>
          <w:b/>
          <w:u w:val="single"/>
        </w:rPr>
        <w:t>You can get a template for the file in the directory “include/default_</w:t>
      </w:r>
      <w:ins w:id="6" w:author="Greg Landry" w:date="2017-03-01T14:47:00Z">
        <w:r w:rsidR="005A1AAF">
          <w:rPr>
            <w:b/>
            <w:u w:val="single"/>
          </w:rPr>
          <w:t>wifi</w:t>
        </w:r>
      </w:ins>
      <w:del w:id="7" w:author="Greg Landry" w:date="2017-03-01T14:47:00Z">
        <w:r w:rsidR="006A1790" w:rsidDel="005A1AAF">
          <w:rPr>
            <w:b/>
            <w:u w:val="single"/>
          </w:rPr>
          <w:delText>Wi-Fi</w:delText>
        </w:r>
      </w:del>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58C535D7" w:rsidR="00F84E4A" w:rsidRDefault="00F84E4A" w:rsidP="00571C91">
      <w:r>
        <w:t>As you can see from the table above, the DCT is divided into section</w:t>
      </w:r>
      <w:r w:rsidR="00CB4DBA">
        <w:t>s</w:t>
      </w:r>
      <w:r>
        <w:t xml:space="preserve"> e.g. </w:t>
      </w:r>
      <w:r w:rsidR="00CB4DBA">
        <w:t>platform_dct_</w:t>
      </w:r>
      <w:ins w:id="8" w:author="Greg Landry" w:date="2017-03-01T14:48:00Z">
        <w:r w:rsidR="005A1AAF">
          <w:t>wifi</w:t>
        </w:r>
      </w:ins>
      <w:del w:id="9" w:author="Greg Landry" w:date="2017-03-01T14:48:00Z">
        <w:r w:rsidR="006A1790" w:rsidDel="005A1AAF">
          <w:delText>Wi-F</w:delText>
        </w:r>
      </w:del>
      <w:del w:id="10" w:author="Greg Landry" w:date="2017-03-01T14:47:00Z">
        <w:r w:rsidR="006A1790" w:rsidDel="005A1AAF">
          <w:delText>i</w:delText>
        </w:r>
      </w:del>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20AF4BC1"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11" w:author="Greg Landry" w:date="2017-03-01T14:48:00Z">
        <w:r w:rsidR="005A1AAF">
          <w:t>wifi</w:t>
        </w:r>
      </w:ins>
      <w:del w:id="12" w:author="Greg Landry" w:date="2017-03-01T14:48:00Z">
        <w:r w:rsidR="006A1790" w:rsidDel="005A1AAF">
          <w:delText>Wi-Fi</w:delText>
        </w:r>
      </w:del>
      <w:r w:rsidR="006B0832">
        <w:t>_config.</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73DBEF5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w:t>
      </w:r>
      <w:del w:id="13" w:author="Greg Landry" w:date="2017-03-06T11:13:00Z">
        <w:r w:rsidR="000A4367" w:rsidDel="00B23174">
          <w:delText xml:space="preserve">the </w:delText>
        </w:r>
      </w:del>
      <w:ins w:id="14" w:author="Greg Landry" w:date="2017-03-06T11:13:00Z">
        <w:r w:rsidR="00B23174">
          <w:t xml:space="preserve">an </w:t>
        </w:r>
      </w:ins>
      <w:del w:id="15" w:author="Greg Landry" w:date="2017-03-06T11:13:00Z">
        <w:r w:rsidR="00724B2D" w:rsidDel="00B23174">
          <w:delText xml:space="preserve">green </w:delText>
        </w:r>
      </w:del>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31DFA161" w:rsidR="00724B2D" w:rsidRDefault="00724B2D" w:rsidP="0081112A">
      <w:pPr>
        <w:pStyle w:val="ListParagraph"/>
        <w:keepNext/>
        <w:numPr>
          <w:ilvl w:val="0"/>
          <w:numId w:val="28"/>
        </w:numPr>
      </w:pPr>
      <w:r>
        <w:t>Copy the template default_</w:t>
      </w:r>
      <w:ins w:id="16" w:author="Greg Landry" w:date="2017-03-01T14:48:00Z">
        <w:r w:rsidR="005A1AAF">
          <w:t>wifi</w:t>
        </w:r>
      </w:ins>
      <w:del w:id="17"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8" w:author="Greg Landry" w:date="2017-03-01T14:48:00Z">
        <w:r w:rsidR="005A1AAF">
          <w:t>wifi</w:t>
        </w:r>
      </w:ins>
      <w:del w:id="19" w:author="Greg Landry" w:date="2017-03-01T14:48:00Z">
        <w:r w:rsidR="006A1790" w:rsidDel="005A1AAF">
          <w:delText>Wi-Fi</w:delText>
        </w:r>
      </w:del>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6B3ED6EF" w:rsidR="00724B2D" w:rsidRDefault="00724B2D" w:rsidP="0081112A">
      <w:pPr>
        <w:pStyle w:val="ListParagraph"/>
        <w:keepNext/>
        <w:numPr>
          <w:ilvl w:val="0"/>
          <w:numId w:val="28"/>
        </w:numPr>
      </w:pPr>
      <w:r>
        <w:t xml:space="preserve">Modify </w:t>
      </w:r>
      <w:ins w:id="20" w:author="Greg Landry" w:date="2017-03-01T14:49:00Z">
        <w:r w:rsidR="005A1AAF">
          <w:t>wifi</w:t>
        </w:r>
      </w:ins>
      <w:del w:id="21"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22" w:author="Greg Landry" w:date="2017-03-01T14:49:00Z">
        <w:r w:rsidR="001E3FE3" w:rsidDel="005A1AAF">
          <w:delText>#define</w:delText>
        </w:r>
      </w:del>
      <w:ins w:id="23" w:author="Greg Landry" w:date="2017-03-01T14:49:00Z">
        <w:r w:rsidR="005A1AAF">
          <w:t>line</w:t>
        </w:r>
      </w:ins>
      <w:r w:rsidR="001E3FE3">
        <w:t xml:space="preserve"> for </w:t>
      </w:r>
      <w:r w:rsidR="006A1790">
        <w:t>WI</w:t>
      </w:r>
      <w:del w:id="24"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1"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2"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3"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9C3E3" w14:textId="77777777" w:rsidR="00471EFD" w:rsidRDefault="00471EFD" w:rsidP="007541F8">
      <w:r>
        <w:separator/>
      </w:r>
    </w:p>
  </w:endnote>
  <w:endnote w:type="continuationSeparator" w:id="0">
    <w:p w14:paraId="2EDF2515" w14:textId="77777777" w:rsidR="00471EFD" w:rsidRDefault="00471EFD"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A32151">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A32151">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5536A" w14:textId="77777777" w:rsidR="00471EFD" w:rsidRDefault="00471EFD" w:rsidP="007541F8">
      <w:r>
        <w:separator/>
      </w:r>
    </w:p>
  </w:footnote>
  <w:footnote w:type="continuationSeparator" w:id="0">
    <w:p w14:paraId="593A9E28" w14:textId="77777777" w:rsidR="00471EFD" w:rsidRDefault="00471EFD"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39FA"/>
    <w:rsid w:val="004A4725"/>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67EC5"/>
    <w:rsid w:val="00970A7E"/>
    <w:rsid w:val="0098674F"/>
    <w:rsid w:val="009B1B0F"/>
    <w:rsid w:val="00A03067"/>
    <w:rsid w:val="00A061C4"/>
    <w:rsid w:val="00A32151"/>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151"/>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321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2151"/>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www.cypress.com"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11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19A62-7A2D-462C-B240-AE71F23F8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182</cp:revision>
  <cp:lastPrinted>2017-03-15T21:32:00Z</cp:lastPrinted>
  <dcterms:created xsi:type="dcterms:W3CDTF">2016-10-20T18:55:00Z</dcterms:created>
  <dcterms:modified xsi:type="dcterms:W3CDTF">2017-03-15T21:33:00Z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