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8418D8"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8418D8"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8418D8"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8418D8"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8418D8" w:rsidP="00032C1D">
      <w:pPr>
        <w:pStyle w:val="ListParagraph"/>
        <w:numPr>
          <w:ilvl w:val="0"/>
          <w:numId w:val="37"/>
        </w:numPr>
      </w:pPr>
      <w:hyperlink r:id="rId20" w:history="1">
        <w:r w:rsidR="003C22E5" w:rsidRPr="00C53D2F">
          <w:rPr>
            <w:rStyle w:val="Hyperlink"/>
          </w:rPr>
          <w:t xml:space="preserve">Amazon Simple Queueing </w:t>
        </w:r>
        <w:proofErr w:type="gramStart"/>
        <w:r w:rsidR="003C22E5" w:rsidRPr="00C53D2F">
          <w:rPr>
            <w:rStyle w:val="Hyperlink"/>
          </w:rPr>
          <w:t>Services(</w:t>
        </w:r>
        <w:proofErr w:type="gramEnd"/>
        <w:r w:rsidR="003C22E5" w:rsidRPr="00C53D2F">
          <w:rPr>
            <w:rStyle w:val="Hyperlink"/>
          </w:rPr>
          <w:t>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8418D8"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"Action": </w:t>
      </w:r>
      <w:proofErr w:type="gramStart"/>
      <w:r w:rsidRPr="00892212">
        <w:rPr>
          <w:rFonts w:ascii="Times New Roman" w:hAnsi="Times New Roman" w:cs="Times New Roman"/>
        </w:rPr>
        <w:t>[  "</w:t>
      </w:r>
      <w:proofErr w:type="spellStart"/>
      <w:proofErr w:type="gramEnd"/>
      <w:r w:rsidRPr="00892212">
        <w:rPr>
          <w:rFonts w:ascii="Times New Roman" w:hAnsi="Times New Roman" w:cs="Times New Roman"/>
        </w:rPr>
        <w:t>iot</w:t>
      </w:r>
      <w:proofErr w:type="spellEnd"/>
      <w:r w:rsidRPr="00892212">
        <w:rPr>
          <w:rFonts w:ascii="Times New Roman" w:hAnsi="Times New Roman" w:cs="Times New Roman"/>
        </w:rPr>
        <w: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1C46D358" w:rsidR="00C91E38" w:rsidRDefault="00C91E38" w:rsidP="00A812F6">
      <w:pPr>
        <w:rPr>
          <w:ins w:id="1" w:author="Greg Landry" w:date="2017-03-01T15:34:00Z"/>
        </w:rPr>
      </w:pPr>
      <w:ins w:id="2" w:author="Greg Landry" w:date="2017-03-01T15:34:00Z">
        <w:r>
          <w:t>In order to create a new Amazon AWS account you need to provide a credit card number. The basic account is free for a year but if you don</w:t>
        </w:r>
      </w:ins>
      <w:ins w:id="3" w:author="Greg Landry" w:date="2017-03-01T15:35:00Z">
        <w:r>
          <w:t xml:space="preserve">’t cancel before that (or remove your credit card from the Amazon payment options) it will start charging your </w:t>
        </w:r>
      </w:ins>
      <w:ins w:id="4" w:author="Greg Landry" w:date="2017-03-01T15:36:00Z">
        <w:r>
          <w:t xml:space="preserve">credit </w:t>
        </w:r>
      </w:ins>
      <w:ins w:id="5" w:author="Greg Landry" w:date="2017-03-01T15:35:00Z">
        <w:r>
          <w:t xml:space="preserve">card </w:t>
        </w:r>
      </w:ins>
      <w:ins w:id="6" w:author="Greg Landry" w:date="2017-03-01T15:36:00Z">
        <w:r>
          <w:t>after</w:t>
        </w:r>
      </w:ins>
      <w:ins w:id="7" w:author="Greg Landry" w:date="2017-03-01T15:35:00Z">
        <w:r>
          <w:t xml:space="preserve"> a year. For that reason, we have setup a class AWS account that you can use for the exercises. However, the password </w:t>
        </w:r>
      </w:ins>
      <w:ins w:id="8" w:author="Greg Landry" w:date="2017-03-01T15:37:00Z">
        <w:r>
          <w:t xml:space="preserve">for that account </w:t>
        </w:r>
      </w:ins>
      <w:ins w:id="9" w:author="Greg Landry" w:date="2017-03-01T15:35:00Z">
        <w:r>
          <w:t>will be changed after the class is over</w:t>
        </w:r>
      </w:ins>
      <w:ins w:id="10" w:author="Greg Landry" w:date="2017-03-01T15:37:00Z">
        <w:r>
          <w:t xml:space="preserve"> and any </w:t>
        </w:r>
        <w:r w:rsidRPr="00C91E38">
          <w:rPr>
            <w:i/>
            <w:rPrChange w:id="11" w:author="Greg Landry" w:date="2017-03-01T15:37:00Z">
              <w:rPr/>
            </w:rPrChange>
          </w:rPr>
          <w:t>things</w:t>
        </w:r>
        <w:r>
          <w:t xml:space="preserve"> you create there will be deleted</w:t>
        </w:r>
      </w:ins>
      <w:ins w:id="12" w:author="Greg Landry" w:date="2017-03-01T15:35:00Z">
        <w:r>
          <w:t>. If you want to continue to use AWS after the class you will need to setup your own account.</w:t>
        </w:r>
      </w:ins>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8418D8"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proofErr w:type="gramStart"/>
      <w:r w:rsidRPr="00F1475C">
        <w:rPr>
          <w:u w:val="single"/>
        </w:rPr>
        <w:t>desired</w:t>
      </w:r>
      <w:proofErr w:type="gramEnd"/>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proofErr w:type="gramStart"/>
      <w:r w:rsidRPr="00F1475C">
        <w:rPr>
          <w:u w:val="single"/>
        </w:rPr>
        <w:t>reported</w:t>
      </w:r>
      <w:proofErr w:type="gramEnd"/>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proofErr w:type="gramStart"/>
      <w:r>
        <w:rPr>
          <w:u w:val="single"/>
        </w:rPr>
        <w:t>m</w:t>
      </w:r>
      <w:r w:rsidR="00F1475C" w:rsidRPr="00F1475C">
        <w:rPr>
          <w:u w:val="single"/>
        </w:rPr>
        <w:t>etadata</w:t>
      </w:r>
      <w:proofErr w:type="gramEnd"/>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proofErr w:type="gramStart"/>
      <w:r w:rsidRPr="00F1475C">
        <w:rPr>
          <w:u w:val="single"/>
        </w:rPr>
        <w:t>timestamp</w:t>
      </w:r>
      <w:proofErr w:type="gramEnd"/>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proofErr w:type="spellStart"/>
      <w:proofErr w:type="gramStart"/>
      <w:r w:rsidRPr="00F1475C">
        <w:rPr>
          <w:u w:val="single"/>
        </w:rPr>
        <w:t>clientToken</w:t>
      </w:r>
      <w:proofErr w:type="spellEnd"/>
      <w:proofErr w:type="gramEnd"/>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proofErr w:type="gramStart"/>
      <w:r>
        <w:rPr>
          <w:u w:val="single"/>
        </w:rPr>
        <w:t>v</w:t>
      </w:r>
      <w:r w:rsidRPr="00F1475C">
        <w:rPr>
          <w:u w:val="single"/>
        </w:rPr>
        <w:t>ersion</w:t>
      </w:r>
      <w:proofErr w:type="gramEnd"/>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proofErr w:type="gramStart"/>
      <w:r>
        <w:rPr>
          <w:rFonts w:ascii="Times New Roman" w:hAnsi="Times New Roman" w:cs="Times New Roman"/>
        </w:rPr>
        <w:t>state</w:t>
      </w:r>
      <w:proofErr w:type="gramEnd"/>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w:t>
      </w:r>
      <w:proofErr w:type="gramStart"/>
      <w:r w:rsidR="00603EF0">
        <w:rPr>
          <w:rFonts w:ascii="Times New Roman" w:hAnsi="Times New Roman" w:cs="Times New Roman"/>
        </w:rPr>
        <w:t>reported</w:t>
      </w:r>
      <w:proofErr w:type="gramEnd"/>
      <w:r w:rsidR="00603EF0">
        <w:rPr>
          <w:rFonts w:ascii="Times New Roman" w:hAnsi="Times New Roman" w:cs="Times New Roman"/>
        </w:rPr>
        <w:t>"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roofErr w:type="gramStart"/>
      <w:r w:rsidR="00EA5838">
        <w:rPr>
          <w:rFonts w:ascii="Times New Roman" w:hAnsi="Times New Roman" w:cs="Times New Roman"/>
        </w:rPr>
        <w:t>color</w:t>
      </w:r>
      <w:proofErr w:type="gramEnd"/>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5991843E" w:rsidR="00603EF0" w:rsidRPr="00892212" w:rsidRDefault="00603EF0" w:rsidP="00603EF0">
      <w:pPr>
        <w:rPr>
          <w:rFonts w:ascii="Times New Roman" w:hAnsi="Times New Roman" w:cs="Times New Roman"/>
        </w:rPr>
      </w:pPr>
      <w:r>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w:t>
      </w:r>
      <w:proofErr w:type="spellStart"/>
      <w:r>
        <w:t>aws</w:t>
      </w:r>
      <w:proofErr w:type="spellEnd"/>
      <w:r>
        <w:t>/…”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lastRenderedPageBreak/>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proofErr w:type="spellStart"/>
      <w:r w:rsidR="00865379">
        <w:t>myDevice</w:t>
      </w:r>
      <w:proofErr w:type="spellEnd"/>
      <w:r w:rsidR="00865379">
        <w:t>/temperature</w:t>
      </w:r>
      <w:r>
        <w:t>.</w:t>
      </w:r>
    </w:p>
    <w:p w14:paraId="329456B8" w14:textId="2CA04FD3" w:rsidR="00D9027E" w:rsidRDefault="008418D8"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w:t>
      </w:r>
      <w:proofErr w:type="spellStart"/>
      <w:r>
        <w:t>aws</w:t>
      </w:r>
      <w:proofErr w:type="spellEnd"/>
      <w:r>
        <w:t>/things/</w:t>
      </w:r>
      <w:proofErr w:type="spellStart"/>
      <w:r>
        <w:t>thingName</w:t>
      </w:r>
      <w:proofErr w:type="spellEnd"/>
      <w:r>
        <w:t>/shadow/…”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w:t>
            </w:r>
            <w:proofErr w:type="gramStart"/>
            <w:r w:rsidRPr="009B57EC">
              <w:t>a publish</w:t>
            </w:r>
            <w:proofErr w:type="gramEnd"/>
            <w:r w:rsidRPr="009B57EC">
              <w:t xml:space="preserve">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w:t>
      </w:r>
      <w:proofErr w:type="spellStart"/>
      <w:r>
        <w:t>aws</w:t>
      </w:r>
      <w:proofErr w:type="spellEnd"/>
      <w:r>
        <w:t>/things/</w:t>
      </w:r>
      <w:proofErr w:type="spellStart"/>
      <w:r w:rsidR="009B57EC">
        <w:t>thingName</w:t>
      </w:r>
      <w:proofErr w:type="spellEnd"/>
      <w:r>
        <w:t xml:space="preserve">/shadow/#” to subscribe to all shadow topics for the </w:t>
      </w:r>
      <w:r w:rsidRPr="009E14B7">
        <w:rPr>
          <w:i/>
        </w:rPr>
        <w:t>thing</w:t>
      </w:r>
      <w:r>
        <w:t xml:space="preserve"> called “</w:t>
      </w:r>
      <w:proofErr w:type="spellStart"/>
      <w:r>
        <w:t>theThing</w:t>
      </w:r>
      <w:proofErr w:type="spellEnd"/>
      <w:r>
        <w:t>”.</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3" w:author="Greg Landry" w:date="2017-03-01T15:38:00Z"/>
        </w:rPr>
      </w:pPr>
      <w:del w:id="14" w:author="Greg Landry" w:date="2017-03-01T15:37:00Z">
        <w:r w:rsidDel="00C91E38">
          <w:delText>If you do not already have one, you will need to sign</w:delText>
        </w:r>
      </w:del>
      <w:ins w:id="15" w:author="Greg Landry" w:date="2017-03-01T15:37:00Z">
        <w:r w:rsidR="00C91E38">
          <w:t>Sign</w:t>
        </w:r>
      </w:ins>
      <w:r>
        <w:t xml:space="preserve"> up for an Amazon AWS account</w:t>
      </w:r>
      <w:ins w:id="16" w:author="Greg Landry" w:date="2017-03-01T15:37:00Z">
        <w:r w:rsidR="00C91E38">
          <w:t xml:space="preserve"> or use the </w:t>
        </w:r>
      </w:ins>
      <w:ins w:id="17" w:author="Greg Landry" w:date="2017-03-01T15:38:00Z">
        <w:r w:rsidR="00C91E38">
          <w:t>class server. The login for the class server is:</w:t>
        </w:r>
      </w:ins>
    </w:p>
    <w:p w14:paraId="4183919F" w14:textId="185C714C" w:rsidR="009E14B7" w:rsidRDefault="00C91E38" w:rsidP="00C91E38">
      <w:pPr>
        <w:spacing w:after="0"/>
        <w:rPr>
          <w:ins w:id="18" w:author="Greg Landry" w:date="2017-03-01T15:38:00Z"/>
        </w:rPr>
        <w:pPrChange w:id="19" w:author="Greg Landry" w:date="2017-03-01T15:39:00Z">
          <w:pPr/>
        </w:pPrChange>
      </w:pPr>
      <w:ins w:id="20"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21"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22" w:author="Greg Landry" w:date="2017-03-01T15:38:00Z">
        <w:r>
          <w:t>Password: wiced101</w:t>
        </w:r>
      </w:ins>
    </w:p>
    <w:p w14:paraId="37F1FAAF" w14:textId="4941B29D" w:rsidR="00B7217A" w:rsidRPr="00B7217A" w:rsidRDefault="00CC2D8B" w:rsidP="00B7217A">
      <w:r>
        <w:t>From the Services menu, select “</w:t>
      </w:r>
      <w:r w:rsidR="00B7217A">
        <w:t>AWS IoT</w:t>
      </w:r>
      <w:r>
        <w:t>”</w:t>
      </w:r>
      <w:ins w:id="23" w:author="Greg Landry" w:date="2017-03-01T15:39:00Z">
        <w:r w:rsidR="00C91E38">
          <w:t>. In the lower-left corner of the screen click on “Learn” and then</w:t>
        </w:r>
      </w:ins>
      <w:del w:id="24" w:author="Greg Landry" w:date="2017-03-01T15:39:00Z">
        <w:r w:rsidR="006B44E3" w:rsidDel="00C91E38">
          <w:delText>,</w:delText>
        </w:r>
      </w:del>
      <w:r w:rsidR="006B44E3">
        <w:t xml:space="preserve"> </w:t>
      </w:r>
      <w:del w:id="25" w:author="Greg Landry" w:date="2017-03-01T15:39:00Z">
        <w:r w:rsidR="006B44E3" w:rsidDel="00C91E38">
          <w:delText>click “Get Started”,</w:delText>
        </w:r>
        <w:r w:rsidR="00B7217A" w:rsidDel="00C91E38">
          <w:delText xml:space="preserve"> and then </w:delText>
        </w:r>
      </w:del>
      <w:r w:rsidR="00B7217A">
        <w:t xml:space="preserve">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F3A51A5"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xml:space="preserve">. It will be listed </w:t>
      </w:r>
      <w:proofErr w:type="gramStart"/>
      <w:r w:rsidR="001140E1">
        <w:t>as ”</w:t>
      </w:r>
      <w:proofErr w:type="gramEnd"/>
      <w:r w:rsidR="001140E1">
        <w:t>REST API endpoint”.</w:t>
      </w:r>
    </w:p>
    <w:p w14:paraId="13340A20" w14:textId="02134648" w:rsidR="00D217ED" w:rsidRDefault="00D879FC" w:rsidP="00D217ED">
      <w:r>
        <w:t xml:space="preserve">To test your </w:t>
      </w:r>
      <w:r w:rsidR="00E41BB1">
        <w:t>M</w:t>
      </w:r>
      <w:r>
        <w:t xml:space="preserve">essage </w:t>
      </w:r>
      <w:r w:rsidR="00E41BB1">
        <w:t>Broker,</w:t>
      </w:r>
      <w:r>
        <w:t xml:space="preserve"> follow the “</w:t>
      </w:r>
      <w:r w:rsidRPr="00D879FC">
        <w:t xml:space="preserve">Procedure to use the AWS </w:t>
      </w:r>
      <w:r w:rsidR="00705C49">
        <w:t xml:space="preserve">Test </w:t>
      </w:r>
      <w:r w:rsidRPr="00D879FC">
        <w:t>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w:t>
      </w:r>
      <w:proofErr w:type="spellStart"/>
      <w:r>
        <w:t>demo.aws_iot.pub_sub.</w:t>
      </w:r>
      <w:r w:rsidR="004C42B9">
        <w:t>publisher</w:t>
      </w:r>
      <w:proofErr w:type="spellEnd"/>
      <w:r w:rsidR="004C42B9">
        <w:t xml:space="preserve">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w:t>
      </w:r>
      <w:proofErr w:type="spellStart"/>
      <w:r>
        <w:t>aws_iot</w:t>
      </w:r>
      <w:proofErr w:type="spellEnd"/>
      <w:r>
        <w:t>/</w:t>
      </w:r>
      <w:proofErr w:type="spellStart"/>
      <w:r w:rsidR="00F90419">
        <w:t>pub_sub</w:t>
      </w:r>
      <w:proofErr w:type="spellEnd"/>
      <w:r w:rsidR="00F90419">
        <w:t>/</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pPr>
      <w:r>
        <w:t xml:space="preserve">Hint: Make sure you add your platform to </w:t>
      </w:r>
      <w:r w:rsidR="006362DE">
        <w:t xml:space="preserve">the valid platforms in the </w:t>
      </w:r>
      <w:proofErr w:type="spellStart"/>
      <w:r w:rsidR="006362DE">
        <w:t>make</w:t>
      </w:r>
      <w:r>
        <w:t>file</w:t>
      </w:r>
      <w:proofErr w:type="spellEnd"/>
      <w:r w:rsidR="006362DE">
        <w:t xml:space="preserve"> and remove all other platforms</w:t>
      </w:r>
      <w:r>
        <w:t>.</w:t>
      </w:r>
    </w:p>
    <w:p w14:paraId="28CD0DC5" w14:textId="6444EEA5" w:rsidR="00E41BB1" w:rsidRDefault="00E41BB1" w:rsidP="00E41BB1">
      <w:pPr>
        <w:pStyle w:val="ListParagraph"/>
        <w:numPr>
          <w:ilvl w:val="0"/>
          <w:numId w:val="30"/>
        </w:numPr>
      </w:pPr>
      <w:r>
        <w:t>Modify the DCT for your network</w:t>
      </w:r>
      <w:r w:rsidR="00070C9C">
        <w:t>.</w:t>
      </w:r>
    </w:p>
    <w:p w14:paraId="5D9610E9" w14:textId="16F7DF7A" w:rsidR="00E41BB1" w:rsidRDefault="00E41BB1" w:rsidP="00E41BB1">
      <w:pPr>
        <w:pStyle w:val="ListParagraph"/>
        <w:numPr>
          <w:ilvl w:val="0"/>
          <w:numId w:val="30"/>
        </w:numPr>
        <w:rPr>
          <w:ins w:id="26" w:author="Greg Landry" w:date="2017-03-01T15:55:00Z"/>
        </w:rPr>
      </w:pPr>
      <w:r>
        <w:t xml:space="preserve">Copy </w:t>
      </w:r>
      <w:r w:rsidR="002A7B85">
        <w:t xml:space="preserve">the </w:t>
      </w:r>
      <w:r>
        <w:t xml:space="preserve">certificates </w:t>
      </w:r>
      <w:r w:rsidR="002A7B85">
        <w:t xml:space="preserve">that you generated in (01) </w:t>
      </w:r>
      <w:r>
        <w:t>into the resources/apps/</w:t>
      </w:r>
      <w:proofErr w:type="spellStart"/>
      <w:r>
        <w:t>aws_iot</w:t>
      </w:r>
      <w:proofErr w:type="spellEnd"/>
      <w:r>
        <w:t xml:space="preserve"> directory.  </w:t>
      </w:r>
      <w:del w:id="27" w:author="Greg Landry" w:date="2017-03-01T15:54:00Z">
        <w:r w:rsidR="00730EA8" w:rsidDel="000D4D45">
          <w:delText>Rename the files</w:delText>
        </w:r>
      </w:del>
      <w:ins w:id="28" w:author="Greg Landry" w:date="2017-03-01T15:54:00Z">
        <w:r w:rsidR="000D4D45">
          <w:t>Replace two of the existing files in that directory</w:t>
        </w:r>
      </w:ins>
      <w:r w:rsidR="00730EA8">
        <w:t xml:space="preserve"> as follows:</w:t>
      </w:r>
    </w:p>
    <w:p w14:paraId="3E4502FE" w14:textId="77777777" w:rsidR="000D4D45" w:rsidRDefault="000D4D45" w:rsidP="000D4D45">
      <w:pPr>
        <w:pStyle w:val="ListParagraph"/>
        <w:rPr>
          <w:ins w:id="29" w:author="Greg Landry" w:date="2017-03-01T15:53:00Z"/>
        </w:rPr>
        <w:pPrChange w:id="30"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1"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2">
          <w:tblGrid>
            <w:gridCol w:w="2929"/>
            <w:gridCol w:w="2848"/>
            <w:gridCol w:w="2853"/>
          </w:tblGrid>
        </w:tblGridChange>
      </w:tblGrid>
      <w:tr w:rsidR="000D4D45" w14:paraId="6D49191F" w14:textId="77777777" w:rsidTr="000D4D45">
        <w:trPr>
          <w:ins w:id="33" w:author="Greg Landry" w:date="2017-03-01T15:53:00Z"/>
        </w:trPr>
        <w:tc>
          <w:tcPr>
            <w:tcW w:w="2544" w:type="dxa"/>
            <w:tcPrChange w:id="34" w:author="Greg Landry" w:date="2017-03-01T15:55:00Z">
              <w:tcPr>
                <w:tcW w:w="3116" w:type="dxa"/>
              </w:tcPr>
            </w:tcPrChange>
          </w:tcPr>
          <w:p w14:paraId="30C4072C" w14:textId="4F4DD0C6" w:rsidR="000D4D45" w:rsidRDefault="000D4D45" w:rsidP="000D4D45">
            <w:pPr>
              <w:pStyle w:val="ListParagraph"/>
              <w:ind w:left="0"/>
              <w:rPr>
                <w:ins w:id="35" w:author="Greg Landry" w:date="2017-03-01T15:53:00Z"/>
              </w:rPr>
            </w:pPr>
            <w:ins w:id="36" w:author="Greg Landry" w:date="2017-03-01T15:53:00Z">
              <w:r>
                <w:t>Name</w:t>
              </w:r>
            </w:ins>
            <w:ins w:id="37" w:author="Greg Landry" w:date="2017-03-01T15:54:00Z">
              <w:r>
                <w:t xml:space="preserve"> of Downloaded File</w:t>
              </w:r>
            </w:ins>
          </w:p>
        </w:tc>
        <w:tc>
          <w:tcPr>
            <w:tcW w:w="1217" w:type="dxa"/>
            <w:tcPrChange w:id="38" w:author="Greg Landry" w:date="2017-03-01T15:55:00Z">
              <w:tcPr>
                <w:tcW w:w="3117" w:type="dxa"/>
              </w:tcPr>
            </w:tcPrChange>
          </w:tcPr>
          <w:p w14:paraId="6B53E1B2" w14:textId="7A01EFA3" w:rsidR="000D4D45" w:rsidRDefault="000D4D45" w:rsidP="000D4D45">
            <w:pPr>
              <w:pStyle w:val="ListParagraph"/>
              <w:ind w:left="0"/>
              <w:rPr>
                <w:ins w:id="39" w:author="Greg Landry" w:date="2017-03-01T15:53:00Z"/>
              </w:rPr>
            </w:pPr>
            <w:ins w:id="40" w:author="Greg Landry" w:date="2017-03-01T15:53:00Z">
              <w:r>
                <w:t>New Name</w:t>
              </w:r>
            </w:ins>
          </w:p>
        </w:tc>
        <w:tc>
          <w:tcPr>
            <w:tcW w:w="4784" w:type="dxa"/>
            <w:tcPrChange w:id="41" w:author="Greg Landry" w:date="2017-03-01T15:55:00Z">
              <w:tcPr>
                <w:tcW w:w="3117" w:type="dxa"/>
              </w:tcPr>
            </w:tcPrChange>
          </w:tcPr>
          <w:p w14:paraId="0C066B25" w14:textId="375345F6" w:rsidR="000D4D45" w:rsidRDefault="000D4D45" w:rsidP="000D4D45">
            <w:pPr>
              <w:pStyle w:val="ListParagraph"/>
              <w:ind w:left="0"/>
              <w:rPr>
                <w:ins w:id="42" w:author="Greg Landry" w:date="2017-03-01T15:53:00Z"/>
              </w:rPr>
            </w:pPr>
            <w:ins w:id="43" w:author="Greg Landry" w:date="2017-03-01T15:53:00Z">
              <w:r>
                <w:t>Description</w:t>
              </w:r>
            </w:ins>
          </w:p>
        </w:tc>
      </w:tr>
      <w:tr w:rsidR="000D4D45" w14:paraId="334644DF" w14:textId="77777777" w:rsidTr="000D4D45">
        <w:trPr>
          <w:ins w:id="44" w:author="Greg Landry" w:date="2017-03-01T15:53:00Z"/>
        </w:trPr>
        <w:tc>
          <w:tcPr>
            <w:tcW w:w="2544" w:type="dxa"/>
            <w:tcPrChange w:id="45" w:author="Greg Landry" w:date="2017-03-01T15:55:00Z">
              <w:tcPr>
                <w:tcW w:w="3116" w:type="dxa"/>
              </w:tcPr>
            </w:tcPrChange>
          </w:tcPr>
          <w:p w14:paraId="28559A52" w14:textId="02E18491" w:rsidR="000D4D45" w:rsidRDefault="000D4D45" w:rsidP="000D4D45">
            <w:pPr>
              <w:pStyle w:val="ListParagraph"/>
              <w:ind w:left="0"/>
              <w:rPr>
                <w:ins w:id="46" w:author="Greg Landry" w:date="2017-03-01T15:53:00Z"/>
              </w:rPr>
            </w:pPr>
            <w:ins w:id="47" w:author="Greg Landry" w:date="2017-03-01T15:54:00Z">
              <w:r>
                <w:t>&lt;name&gt;-certificate.pem.crt</w:t>
              </w:r>
            </w:ins>
          </w:p>
        </w:tc>
        <w:tc>
          <w:tcPr>
            <w:tcW w:w="1217" w:type="dxa"/>
            <w:tcPrChange w:id="48" w:author="Greg Landry" w:date="2017-03-01T15:55:00Z">
              <w:tcPr>
                <w:tcW w:w="3117" w:type="dxa"/>
              </w:tcPr>
            </w:tcPrChange>
          </w:tcPr>
          <w:p w14:paraId="770E1088" w14:textId="73A7AE95" w:rsidR="000D4D45" w:rsidRDefault="000D4D45" w:rsidP="000D4D45">
            <w:pPr>
              <w:pStyle w:val="ListParagraph"/>
              <w:ind w:left="0"/>
              <w:rPr>
                <w:ins w:id="49" w:author="Greg Landry" w:date="2017-03-01T15:53:00Z"/>
              </w:rPr>
            </w:pPr>
            <w:ins w:id="50" w:author="Greg Landry" w:date="2017-03-01T15:53:00Z">
              <w:r>
                <w:t>client.cer</w:t>
              </w:r>
            </w:ins>
          </w:p>
        </w:tc>
        <w:tc>
          <w:tcPr>
            <w:tcW w:w="4784" w:type="dxa"/>
            <w:tcPrChange w:id="51" w:author="Greg Landry" w:date="2017-03-01T15:55:00Z">
              <w:tcPr>
                <w:tcW w:w="3117" w:type="dxa"/>
              </w:tcPr>
            </w:tcPrChange>
          </w:tcPr>
          <w:p w14:paraId="719D1BF4" w14:textId="6DA6B483" w:rsidR="000D4D45" w:rsidRDefault="000D4D45" w:rsidP="000D4D45">
            <w:pPr>
              <w:pStyle w:val="ListParagraph"/>
              <w:ind w:left="0"/>
              <w:rPr>
                <w:ins w:id="52" w:author="Greg Landry" w:date="2017-03-01T15:53:00Z"/>
              </w:rPr>
            </w:pPr>
            <w:ins w:id="53" w:author="Greg Landry" w:date="2017-03-01T15:55:00Z">
              <w:r>
                <w:t xml:space="preserve">The certificate for your thing. This is how </w:t>
              </w:r>
              <w:r>
                <w:t xml:space="preserve">AWS knows that it is a valid </w:t>
              </w:r>
              <w:r w:rsidRPr="00730EA8">
                <w:rPr>
                  <w:i/>
                </w:rPr>
                <w:t>thing</w:t>
              </w:r>
              <w:r>
                <w:t xml:space="preserve"> that is trying to talk to it</w:t>
              </w:r>
              <w:r>
                <w:t>.</w:t>
              </w:r>
            </w:ins>
          </w:p>
        </w:tc>
      </w:tr>
      <w:tr w:rsidR="000D4D45" w14:paraId="2575E968" w14:textId="77777777" w:rsidTr="000D4D45">
        <w:trPr>
          <w:ins w:id="54" w:author="Greg Landry" w:date="2017-03-01T15:53:00Z"/>
        </w:trPr>
        <w:tc>
          <w:tcPr>
            <w:tcW w:w="2544" w:type="dxa"/>
            <w:tcPrChange w:id="55" w:author="Greg Landry" w:date="2017-03-01T15:55:00Z">
              <w:tcPr>
                <w:tcW w:w="3116" w:type="dxa"/>
              </w:tcPr>
            </w:tcPrChange>
          </w:tcPr>
          <w:p w14:paraId="29CCE1C6" w14:textId="27FF6820" w:rsidR="000D4D45" w:rsidRDefault="000D4D45" w:rsidP="000D4D45">
            <w:pPr>
              <w:pStyle w:val="ListParagraph"/>
              <w:ind w:left="0"/>
              <w:rPr>
                <w:ins w:id="56" w:author="Greg Landry" w:date="2017-03-01T15:53:00Z"/>
              </w:rPr>
            </w:pPr>
            <w:ins w:id="57" w:author="Greg Landry" w:date="2017-03-01T15:54:00Z">
              <w:r>
                <w:t>&lt;name&gt;-</w:t>
              </w:r>
              <w:proofErr w:type="spellStart"/>
              <w:r>
                <w:t>private.</w:t>
              </w:r>
            </w:ins>
            <w:ins w:id="58" w:author="Greg Landry" w:date="2017-03-01T16:01:00Z">
              <w:r>
                <w:t>pem.</w:t>
              </w:r>
            </w:ins>
            <w:ins w:id="59" w:author="Greg Landry" w:date="2017-03-01T15:54:00Z">
              <w:r>
                <w:t>key</w:t>
              </w:r>
            </w:ins>
            <w:proofErr w:type="spellEnd"/>
          </w:p>
        </w:tc>
        <w:tc>
          <w:tcPr>
            <w:tcW w:w="1217" w:type="dxa"/>
            <w:tcPrChange w:id="60" w:author="Greg Landry" w:date="2017-03-01T15:55:00Z">
              <w:tcPr>
                <w:tcW w:w="3117" w:type="dxa"/>
              </w:tcPr>
            </w:tcPrChange>
          </w:tcPr>
          <w:p w14:paraId="33FE3CB3" w14:textId="4975FD25" w:rsidR="000D4D45" w:rsidRDefault="000D4D45" w:rsidP="000D4D45">
            <w:pPr>
              <w:pStyle w:val="ListParagraph"/>
              <w:ind w:left="0"/>
              <w:rPr>
                <w:ins w:id="61" w:author="Greg Landry" w:date="2017-03-01T15:53:00Z"/>
              </w:rPr>
            </w:pPr>
            <w:ins w:id="62" w:author="Greg Landry" w:date="2017-03-01T15:54:00Z">
              <w:r>
                <w:t>privkey.cer</w:t>
              </w:r>
            </w:ins>
          </w:p>
        </w:tc>
        <w:tc>
          <w:tcPr>
            <w:tcW w:w="4784" w:type="dxa"/>
            <w:tcPrChange w:id="63" w:author="Greg Landry" w:date="2017-03-01T15:55:00Z">
              <w:tcPr>
                <w:tcW w:w="3117" w:type="dxa"/>
              </w:tcPr>
            </w:tcPrChange>
          </w:tcPr>
          <w:p w14:paraId="3B6B7BB7" w14:textId="594CD12A" w:rsidR="000D4D45" w:rsidRDefault="000D4D45" w:rsidP="000D4D45">
            <w:pPr>
              <w:pStyle w:val="ListParagraph"/>
              <w:ind w:left="0"/>
              <w:rPr>
                <w:ins w:id="64" w:author="Greg Landry" w:date="2017-03-01T15:53:00Z"/>
              </w:rPr>
            </w:pPr>
            <w:ins w:id="65" w:author="Greg Landry" w:date="2017-03-01T15:55:00Z">
              <w:r>
                <w:t>T</w:t>
              </w:r>
              <w:r>
                <w:t>he private key that your application will use to decrypt data that it gets back from AWS.</w:t>
              </w:r>
            </w:ins>
            <w:ins w:id="66" w:author="Greg Landry" w:date="2017-03-01T15:56:00Z">
              <w:r>
                <w:t xml:space="preserve"> Since Amazon created the key, it already has the public key.</w:t>
              </w:r>
            </w:ins>
          </w:p>
        </w:tc>
      </w:tr>
    </w:tbl>
    <w:p w14:paraId="10D0D294" w14:textId="77777777" w:rsidR="000D4D45" w:rsidRDefault="000D4D45" w:rsidP="000D4D45">
      <w:pPr>
        <w:pStyle w:val="ListParagraph"/>
        <w:rPr>
          <w:ins w:id="67" w:author="Greg Landry" w:date="2017-03-01T15:56:00Z"/>
        </w:rPr>
        <w:pPrChange w:id="68" w:author="Greg Landry" w:date="2017-03-01T15:53:00Z">
          <w:pPr>
            <w:pStyle w:val="ListParagraph"/>
            <w:numPr>
              <w:numId w:val="30"/>
            </w:numPr>
            <w:ind w:hanging="360"/>
          </w:pPr>
        </w:pPrChange>
      </w:pPr>
    </w:p>
    <w:p w14:paraId="0E9B32AB" w14:textId="54B05788" w:rsidR="000D4D45" w:rsidDel="000D4D45" w:rsidRDefault="000D4D45" w:rsidP="000D4D45">
      <w:pPr>
        <w:pStyle w:val="ListParagraph"/>
        <w:rPr>
          <w:del w:id="69" w:author="Greg Landry" w:date="2017-03-01T15:58:00Z"/>
        </w:rPr>
        <w:pPrChange w:id="70" w:author="Greg Landry" w:date="2017-03-01T15:58:00Z">
          <w:pPr>
            <w:pStyle w:val="ListParagraph"/>
            <w:numPr>
              <w:ilvl w:val="1"/>
              <w:numId w:val="30"/>
            </w:numPr>
            <w:ind w:left="1440" w:hanging="360"/>
          </w:pPr>
        </w:pPrChange>
      </w:pPr>
      <w:ins w:id="71" w:author="Greg Landry" w:date="2017-03-01T15:56:00Z">
        <w:r>
          <w:t xml:space="preserve">The </w:t>
        </w:r>
      </w:ins>
    </w:p>
    <w:p w14:paraId="7DAECD9C" w14:textId="5EFB1FD5" w:rsidR="0025484D" w:rsidRDefault="0025484D" w:rsidP="000D4D45">
      <w:pPr>
        <w:pStyle w:val="ListParagraph"/>
        <w:rPr>
          <w:ins w:id="72" w:author="Greg Landry" w:date="2017-03-01T15:59:00Z"/>
        </w:rPr>
        <w:pPrChange w:id="73" w:author="Greg Landry" w:date="2017-03-01T15:58:00Z">
          <w:pPr>
            <w:pStyle w:val="ListParagraph"/>
            <w:numPr>
              <w:ilvl w:val="1"/>
              <w:numId w:val="30"/>
            </w:numPr>
            <w:ind w:left="1440" w:hanging="360"/>
          </w:pPr>
        </w:pPrChange>
      </w:pPr>
      <w:del w:id="74" w:author="Greg Landry" w:date="2017-03-01T15:56:00Z">
        <w:r w:rsidDel="000D4D45">
          <w:delText xml:space="preserve">The file </w:delText>
        </w:r>
      </w:del>
      <w:proofErr w:type="gramStart"/>
      <w:r>
        <w:t>rootca.cer</w:t>
      </w:r>
      <w:proofErr w:type="gramEnd"/>
      <w:ins w:id="75" w:author="Greg Landry" w:date="2017-03-01T15:56:00Z">
        <w:r w:rsidR="000D4D45">
          <w:t xml:space="preserve"> file</w:t>
        </w:r>
      </w:ins>
      <w:ins w:id="76" w:author="Greg Landry" w:date="2017-03-01T16:04:00Z">
        <w:r w:rsidR="0001375F">
          <w:t xml:space="preserve"> in that folder</w:t>
        </w:r>
      </w:ins>
      <w:del w:id="77" w:author="Greg Landry" w:date="2017-03-01T15:59:00Z">
        <w:r w:rsidDel="000D4D45">
          <w:delText xml:space="preserve"> </w:delText>
        </w:r>
      </w:del>
      <w:del w:id="78" w:author="Greg Landry" w:date="2017-03-01T15:56:00Z">
        <w:r w:rsidDel="000D4D45">
          <w:delText>is t</w:delText>
        </w:r>
      </w:del>
      <w:del w:id="79" w:author="Greg Landry" w:date="2017-03-01T15:58:00Z">
        <w:r w:rsidDel="000D4D45">
          <w:delText>h</w:delText>
        </w:r>
      </w:del>
      <w:ins w:id="80" w:author="Greg Landry" w:date="2017-03-01T15:57:00Z">
        <w:r w:rsidR="000D4D45">
          <w:t xml:space="preserve"> is the certificate for </w:t>
        </w:r>
      </w:ins>
      <w:del w:id="81" w:author="Greg Landry" w:date="2017-03-01T15:57:00Z">
        <w:r w:rsidDel="000D4D45">
          <w:delText xml:space="preserve">e public key that your application will use to encrypt data to send to </w:delText>
        </w:r>
      </w:del>
      <w:r>
        <w:t xml:space="preserve">Amazon. </w:t>
      </w:r>
      <w:ins w:id="82" w:author="Greg Landry" w:date="2017-03-01T15:57:00Z">
        <w:r w:rsidR="000D4D45">
          <w:t>This allows your thing to know that it is really talking to the AWS cloud. This</w:t>
        </w:r>
      </w:ins>
      <w:del w:id="83" w:author="Greg Landry" w:date="2017-03-01T15:57:00Z">
        <w:r w:rsidDel="000D4D45">
          <w:delText>That</w:delText>
        </w:r>
      </w:del>
      <w:r>
        <w:t xml:space="preserve"> is a known-good key for AWS that is built into the SDK. </w:t>
      </w:r>
      <w:del w:id="84" w:author="Greg Landry" w:date="2017-03-01T15:58:00Z">
        <w:r w:rsidDel="000D4D45">
          <w:delText xml:space="preserve">This </w:delText>
        </w:r>
      </w:del>
      <w:ins w:id="85" w:author="Greg Landry" w:date="2017-03-01T15:58:00Z">
        <w:r w:rsidR="000D4D45">
          <w:t>It</w:t>
        </w:r>
        <w:r w:rsidR="000D4D45">
          <w:t xml:space="preserve"> </w:t>
        </w:r>
      </w:ins>
      <w:r>
        <w:t>does not need to be</w:t>
      </w:r>
      <w:r w:rsidR="00730EA8">
        <w:t xml:space="preserve"> </w:t>
      </w:r>
      <w:del w:id="86" w:author="Greg Landry" w:date="2017-03-01T15:58:00Z">
        <w:r w:rsidR="00730EA8" w:rsidDel="000D4D45">
          <w:delText xml:space="preserve">downloaded </w:delText>
        </w:r>
      </w:del>
      <w:ins w:id="87" w:author="Greg Landry" w:date="2017-03-01T15:58:00Z">
        <w:r w:rsidR="000D4D45">
          <w:t>modified</w:t>
        </w:r>
        <w:r w:rsidR="000D4D45">
          <w:t xml:space="preserve"> </w:t>
        </w:r>
      </w:ins>
      <w:r w:rsidR="00730EA8">
        <w:t>since it never changes.</w:t>
      </w:r>
    </w:p>
    <w:p w14:paraId="689F5AF0" w14:textId="77777777" w:rsidR="000D4D45" w:rsidRDefault="000D4D45" w:rsidP="000D4D45">
      <w:pPr>
        <w:pStyle w:val="ListParagraph"/>
        <w:rPr>
          <w:ins w:id="88" w:author="Greg Landry" w:date="2017-03-01T15:59:00Z"/>
        </w:rPr>
        <w:pPrChange w:id="89" w:author="Greg Landry" w:date="2017-03-01T15:58:00Z">
          <w:pPr>
            <w:pStyle w:val="ListParagraph"/>
            <w:numPr>
              <w:ilvl w:val="1"/>
              <w:numId w:val="30"/>
            </w:numPr>
            <w:ind w:left="1440" w:hanging="360"/>
          </w:pPr>
        </w:pPrChange>
      </w:pPr>
    </w:p>
    <w:p w14:paraId="4470A5F1" w14:textId="23DB6D7A" w:rsidR="000D4D45" w:rsidRDefault="000D4D45" w:rsidP="000D4D45">
      <w:pPr>
        <w:pStyle w:val="ListParagraph"/>
        <w:rPr>
          <w:ins w:id="90" w:author="Greg Landry" w:date="2017-03-01T16:05:00Z"/>
        </w:rPr>
        <w:pPrChange w:id="91" w:author="Greg Landry" w:date="2017-03-01T15:58:00Z">
          <w:pPr>
            <w:pStyle w:val="ListParagraph"/>
            <w:numPr>
              <w:ilvl w:val="1"/>
              <w:numId w:val="30"/>
            </w:numPr>
            <w:ind w:left="1440" w:hanging="360"/>
          </w:pPr>
        </w:pPrChange>
      </w:pPr>
      <w:ins w:id="92" w:author="Greg Landry" w:date="2017-03-01T15:59:00Z">
        <w:r>
          <w:t>The other file that you downloaded called “&lt;name&gt;-</w:t>
        </w:r>
        <w:proofErr w:type="spellStart"/>
        <w:r>
          <w:t>public.</w:t>
        </w:r>
      </w:ins>
      <w:ins w:id="93" w:author="Greg Landry" w:date="2017-03-01T16:01:00Z">
        <w:r>
          <w:t>pem.</w:t>
        </w:r>
      </w:ins>
      <w:ins w:id="94" w:author="Greg Landry" w:date="2017-03-01T15:59:00Z">
        <w:r>
          <w:t>key</w:t>
        </w:r>
        <w:proofErr w:type="spellEnd"/>
        <w:r>
          <w:t>”</w:t>
        </w:r>
      </w:ins>
      <w:ins w:id="95" w:author="Greg Landry" w:date="2017-03-01T16:01:00Z">
        <w:r>
          <w:t xml:space="preserve"> is a public key for your thing. In this case, Amazon already has the public key so you don</w:t>
        </w:r>
      </w:ins>
      <w:ins w:id="96" w:author="Greg Landry" w:date="2017-03-01T16:02:00Z">
        <w:r>
          <w:t>’t need to provide it.</w:t>
        </w:r>
      </w:ins>
    </w:p>
    <w:p w14:paraId="33DC4541" w14:textId="77777777" w:rsidR="0001375F" w:rsidRDefault="0001375F" w:rsidP="000D4D45">
      <w:pPr>
        <w:pStyle w:val="ListParagraph"/>
        <w:pPrChange w:id="97"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98" w:author="Greg Landry" w:date="2017-03-01T15:57:00Z"/>
        </w:rPr>
      </w:pPr>
      <w:del w:id="99"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100" w:author="Greg Landry" w:date="2017-03-01T15:57:00Z"/>
        </w:rPr>
      </w:pPr>
      <w:del w:id="101"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rsidP="000D4D45">
      <w:pPr>
        <w:pStyle w:val="ListParagraph"/>
        <w:numPr>
          <w:ilvl w:val="1"/>
          <w:numId w:val="30"/>
        </w:numPr>
        <w:ind w:left="1080"/>
        <w:rPr>
          <w:del w:id="102" w:author="Greg Landry" w:date="2017-03-01T16:02:00Z"/>
        </w:rPr>
        <w:pPrChange w:id="103" w:author="Greg Landry" w:date="2017-03-01T16:02:00Z">
          <w:pPr>
            <w:pStyle w:val="ListParagraph"/>
            <w:numPr>
              <w:ilvl w:val="1"/>
              <w:numId w:val="30"/>
            </w:numPr>
            <w:ind w:left="1440" w:hanging="360"/>
          </w:pPr>
        </w:pPrChange>
      </w:pPr>
      <w:del w:id="104"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rsidP="0001375F">
      <w:pPr>
        <w:rPr>
          <w:del w:id="105" w:author="Greg Landry" w:date="2017-03-01T16:05:00Z"/>
        </w:rPr>
        <w:pPrChange w:id="106" w:author="Greg Landry" w:date="2017-03-01T16:05:00Z">
          <w:pPr>
            <w:pStyle w:val="ListParagraph"/>
            <w:ind w:left="1080"/>
          </w:pPr>
        </w:pPrChange>
      </w:pPr>
      <w:del w:id="107" w:author="Greg Landry" w:date="2017-03-01T16:05:00Z">
        <w:r w:rsidDel="0001375F">
          <w:delText xml:space="preserve">Hint: </w:delText>
        </w:r>
      </w:del>
      <w:del w:id="108" w:author="Greg Landry" w:date="2017-03-01T16:03:00Z">
        <w:r w:rsidDel="000D4D45">
          <w:delText xml:space="preserve">If </w:delText>
        </w:r>
      </w:del>
      <w:del w:id="109" w:author="Greg Landry" w:date="2017-03-01T16:05:00Z">
        <w:r w:rsidDel="0001375F">
          <w:delText>you change the keys or certificate</w:delText>
        </w:r>
      </w:del>
      <w:del w:id="110" w:author="Greg Landry" w:date="2017-03-01T16:03:00Z">
        <w:r w:rsidDel="000D4D45">
          <w:delText xml:space="preserve"> </w:delText>
        </w:r>
      </w:del>
      <w:del w:id="111" w:author="Greg Landry" w:date="2017-03-01T16:02:00Z">
        <w:r w:rsidDel="000D4D45">
          <w:delText xml:space="preserve">after building the project </w:delText>
        </w:r>
      </w:del>
      <w:del w:id="112" w:author="Greg Landry" w:date="2017-03-01T16:05:00Z">
        <w:r w:rsidDel="0001375F">
          <w:delText xml:space="preserve">you </w:delText>
        </w:r>
      </w:del>
      <w:del w:id="113" w:author="Greg Landry" w:date="2017-03-01T16:03:00Z">
        <w:r w:rsidDel="000D4D45">
          <w:delText>must</w:delText>
        </w:r>
      </w:del>
      <w:del w:id="114" w:author="Greg Landry" w:date="2017-03-01T16:05:00Z">
        <w:r w:rsidDel="0001375F">
          <w:delText xml:space="preserve"> </w:delText>
        </w:r>
      </w:del>
      <w:del w:id="115"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116" w:author="Greg Landry" w:date="2017-03-01T16:03:00Z"/>
        </w:rPr>
      </w:pPr>
      <w:ins w:id="117" w:author="Greg Landry" w:date="2017-03-01T16:03:00Z">
        <w:r>
          <w:t>R</w:t>
        </w:r>
        <w:r>
          <w:t>un a “Clean” before rebu</w:t>
        </w:r>
        <w:r>
          <w:t>ilding or else your project may</w:t>
        </w:r>
        <w:r>
          <w:t xml:space="preserve"> not see the new keys. You </w:t>
        </w:r>
      </w:ins>
      <w:ins w:id="118" w:author="Greg Landry" w:date="2017-03-01T16:04:00Z">
        <w:r>
          <w:t>will</w:t>
        </w:r>
      </w:ins>
      <w:ins w:id="119" w:author="Greg Landry" w:date="2017-03-01T16:03:00Z">
        <w:r>
          <w:t xml:space="preserve"> find </w:t>
        </w:r>
        <w:r>
          <w:t>that at the top of the list of Make T</w:t>
        </w:r>
        <w:r>
          <w:t>argets. Just double-click on it to run it.</w:t>
        </w:r>
      </w:ins>
    </w:p>
    <w:p w14:paraId="3CF1CFC4" w14:textId="5E2F7DD4" w:rsidR="00E41BB1" w:rsidRDefault="00E41BB1" w:rsidP="00E41BB1">
      <w:pPr>
        <w:pStyle w:val="ListParagraph"/>
        <w:numPr>
          <w:ilvl w:val="0"/>
          <w:numId w:val="30"/>
        </w:numPr>
      </w:pPr>
      <w:r>
        <w:t xml:space="preserve">Create </w:t>
      </w:r>
      <w:del w:id="120" w:author="Greg Landry" w:date="2017-03-01T16:04:00Z">
        <w:r w:rsidDel="0001375F">
          <w:delText xml:space="preserve">the </w:delText>
        </w:r>
      </w:del>
      <w:ins w:id="121" w:author="Greg Landry" w:date="2017-03-01T16:04:00Z">
        <w:r w:rsidR="0001375F">
          <w:t>a</w:t>
        </w:r>
        <w:r w:rsidR="0001375F">
          <w:t xml:space="preserve"> </w:t>
        </w:r>
      </w:ins>
      <w:r>
        <w:t xml:space="preserve">Make </w:t>
      </w:r>
      <w:ins w:id="122" w:author="Greg Landry" w:date="2017-03-01T16:04:00Z">
        <w:r w:rsidR="0001375F">
          <w:t>T</w:t>
        </w:r>
      </w:ins>
      <w:del w:id="123" w:author="Greg Landry" w:date="2017-03-01T16:04:00Z">
        <w:r w:rsidDel="0001375F">
          <w:delText>t</w:delText>
        </w:r>
      </w:del>
      <w:r>
        <w:t>arget for your project</w:t>
      </w:r>
      <w:r w:rsidR="00D97DDF">
        <w:t>.</w:t>
      </w:r>
    </w:p>
    <w:p w14:paraId="77FA3670" w14:textId="6ACE2129" w:rsidR="00E41BB1" w:rsidRDefault="00E41BB1" w:rsidP="00E41BB1">
      <w:pPr>
        <w:pStyle w:val="ListParagraph"/>
        <w:numPr>
          <w:ilvl w:val="0"/>
          <w:numId w:val="30"/>
        </w:numPr>
        <w:rPr>
          <w:ins w:id="124" w:author="Greg Landry" w:date="2017-03-01T15:52:00Z"/>
        </w:rPr>
      </w:pPr>
      <w:r>
        <w:t>Modify</w:t>
      </w:r>
      <w:r w:rsidR="00B94B0A">
        <w:t xml:space="preserve"> the #define</w:t>
      </w:r>
      <w:del w:id="125" w:author="Greg Landry" w:date="2017-03-01T15:51:00Z">
        <w:r w:rsidR="00B94B0A" w:rsidDel="00343BF7">
          <w:delText>s</w:delText>
        </w:r>
      </w:del>
      <w:r w:rsidR="00B94B0A">
        <w:t xml:space="preserve"> for </w:t>
      </w:r>
      <w:del w:id="126" w:author="Greg Landry" w:date="2017-03-01T15:52:00Z">
        <w:r w:rsidR="00B94B0A" w:rsidDel="00343BF7">
          <w:delText xml:space="preserve">WICED_TOPIC and </w:delText>
        </w:r>
      </w:del>
      <w:r w:rsidR="00B94B0A">
        <w:t>MQ</w:t>
      </w:r>
      <w:r>
        <w:t>TT_BROKER_ADDRESS</w:t>
      </w:r>
      <w:r w:rsidR="00D97DDF">
        <w:t>.</w:t>
      </w:r>
      <w:r w:rsidR="007C7C85">
        <w:t xml:space="preserve"> Use the </w:t>
      </w:r>
      <w:del w:id="127" w:author="Greg Landry" w:date="2017-03-01T15:52:00Z">
        <w:r w:rsidR="007C7C85" w:rsidDel="00343BF7">
          <w:delText xml:space="preserve">topic and </w:delText>
        </w:r>
      </w:del>
      <w:r w:rsidR="007C7C85">
        <w:t>broker address from (01).</w:t>
      </w:r>
    </w:p>
    <w:p w14:paraId="3C1A7D57" w14:textId="0BF47076" w:rsidR="00343BF7" w:rsidRDefault="00343BF7" w:rsidP="00E41BB1">
      <w:pPr>
        <w:pStyle w:val="ListParagraph"/>
        <w:numPr>
          <w:ilvl w:val="0"/>
          <w:numId w:val="30"/>
        </w:numPr>
      </w:pPr>
      <w:ins w:id="128" w:author="Greg Landry" w:date="2017-03-01T15:52:00Z">
        <w:r>
          <w:t>Modify the #define for WICED_TOPIC. Use the topic from (01)</w:t>
        </w:r>
        <w:r>
          <w:t xml:space="preserve"> with your initials in the name</w:t>
        </w:r>
        <w:r>
          <w:t>.</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563A293A" w:rsidR="005C585F" w:rsidRDefault="004C42B9" w:rsidP="00E41BB1">
      <w:pPr>
        <w:pStyle w:val="ListParagraph"/>
        <w:numPr>
          <w:ilvl w:val="0"/>
          <w:numId w:val="30"/>
        </w:numPr>
      </w:pPr>
      <w:r>
        <w:t xml:space="preserve">Subscribe to the topic using the AWS </w:t>
      </w:r>
      <w:r w:rsidR="00705C49">
        <w:t xml:space="preserve">test </w:t>
      </w:r>
      <w:r>
        <w:t>MQTT client</w:t>
      </w:r>
      <w:r w:rsidR="0035007A">
        <w:t>.  When you press the button you should see updates to the topic.</w:t>
      </w:r>
    </w:p>
    <w:p w14:paraId="6623456D" w14:textId="3315B945" w:rsidR="004C42B9" w:rsidRDefault="00AE6C47" w:rsidP="00AE6C47">
      <w:pPr>
        <w:pStyle w:val="Heading3"/>
      </w:pPr>
      <w:r>
        <w:lastRenderedPageBreak/>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proofErr w:type="spellStart"/>
      <w:r w:rsidR="0035007A" w:rsidRPr="003A41FB">
        <w:rPr>
          <w:i/>
        </w:rPr>
        <w:t>wiced_mqtt_</w:t>
      </w:r>
      <w:proofErr w:type="gramStart"/>
      <w:r w:rsidR="0035007A" w:rsidRPr="003A41FB">
        <w:rPr>
          <w:i/>
        </w:rPr>
        <w:t>publish</w:t>
      </w:r>
      <w:proofErr w:type="spellEnd"/>
      <w:r w:rsidR="003A41FB" w:rsidRPr="003A41FB">
        <w:rPr>
          <w:i/>
        </w:rPr>
        <w:t>(</w:t>
      </w:r>
      <w:proofErr w:type="gramEnd"/>
      <w:r w:rsidR="003A41FB" w:rsidRPr="003A41FB">
        <w:rPr>
          <w:i/>
        </w:rPr>
        <w:t>)</w:t>
      </w:r>
      <w:r>
        <w:t>) get into your project?</w:t>
      </w:r>
    </w:p>
    <w:p w14:paraId="600110EE" w14:textId="77777777" w:rsidR="004D4A55" w:rsidDel="0001375F" w:rsidRDefault="004D4A55" w:rsidP="00C76A15">
      <w:pPr>
        <w:keepNext/>
        <w:rPr>
          <w:del w:id="129"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130"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131"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t>
      </w:r>
      <w:proofErr w:type="spellStart"/>
      <w:r w:rsidR="004D4A55">
        <w:t>wait_for_res</w:t>
      </w:r>
      <w:r w:rsidR="00DA3E6E">
        <w:t>ponse</w:t>
      </w:r>
      <w:proofErr w:type="spellEnd"/>
      <w:r w:rsidR="004D4A55">
        <w:t>” function use to “wait”?</w:t>
      </w:r>
    </w:p>
    <w:p w14:paraId="658A6826" w14:textId="77777777" w:rsidR="00123D59" w:rsidDel="0001375F" w:rsidRDefault="00123D59" w:rsidP="00C76A15">
      <w:pPr>
        <w:keepNext/>
        <w:rPr>
          <w:del w:id="132"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t>
      </w:r>
      <w:proofErr w:type="spellStart"/>
      <w:r>
        <w:t>wait_for_</w:t>
      </w:r>
      <w:r w:rsidR="00DA3E6E">
        <w:t>response</w:t>
      </w:r>
      <w:proofErr w:type="spellEnd"/>
      <w:r>
        <w:t>”</w:t>
      </w:r>
      <w:r w:rsidR="00093229">
        <w:t>?</w:t>
      </w:r>
    </w:p>
    <w:p w14:paraId="658AD332" w14:textId="77777777" w:rsidR="004D4A55" w:rsidDel="0001375F" w:rsidRDefault="004D4A55" w:rsidP="00C76A15">
      <w:pPr>
        <w:keepNext/>
        <w:rPr>
          <w:del w:id="133"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134"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135"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136"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137"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rsidP="00C76A15">
      <w:pPr>
        <w:pStyle w:val="ListParagraph"/>
        <w:keepNext/>
        <w:numPr>
          <w:ilvl w:val="0"/>
          <w:numId w:val="41"/>
        </w:numPr>
        <w:pPrChange w:id="138"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139"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140"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 xml:space="preserve">What is the name of the flag that prevents the firmware from sending multiple button presses before </w:t>
      </w:r>
      <w:proofErr w:type="gramStart"/>
      <w:r>
        <w:t>the publish</w:t>
      </w:r>
      <w:proofErr w:type="gramEnd"/>
      <w:r>
        <w:t xml:space="preserve"> is finished?</w:t>
      </w:r>
    </w:p>
    <w:p w14:paraId="6E5C5769" w14:textId="77777777" w:rsidR="00123D59" w:rsidDel="0001375F" w:rsidRDefault="00123D59" w:rsidP="00C76A15">
      <w:pPr>
        <w:keepNext/>
        <w:rPr>
          <w:del w:id="141"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142" w:author="Greg Landry" w:date="2017-03-01T16:06:00Z"/>
          <w:rFonts w:ascii="Cambria" w:eastAsia="Times New Roman" w:hAnsi="Cambria"/>
          <w:b/>
          <w:bCs/>
          <w:color w:val="4F81BD"/>
        </w:rPr>
      </w:pPr>
      <w:ins w:id="143" w:author="Greg Landry" w:date="2017-03-01T16:06:00Z">
        <w:r>
          <w:br w:type="page"/>
        </w:r>
      </w:ins>
    </w:p>
    <w:p w14:paraId="55005F6A" w14:textId="2AA944C0" w:rsidR="00EC5710" w:rsidRDefault="00E41BB1" w:rsidP="00E41BB1">
      <w:pPr>
        <w:pStyle w:val="Heading3"/>
      </w:pPr>
      <w:r>
        <w:lastRenderedPageBreak/>
        <w:t>0</w:t>
      </w:r>
      <w:r w:rsidR="00EE020A">
        <w:t>4</w:t>
      </w:r>
      <w:r>
        <w:t xml:space="preserve"> </w:t>
      </w:r>
      <w:r w:rsidR="00175CCC">
        <w:t xml:space="preserve">Build and test </w:t>
      </w:r>
      <w:r>
        <w:t>the</w:t>
      </w:r>
      <w:r w:rsidR="00175CCC">
        <w:t xml:space="preserve"> </w:t>
      </w:r>
      <w:proofErr w:type="spellStart"/>
      <w:r w:rsidR="00175CCC">
        <w:t>demo</w:t>
      </w:r>
      <w:r w:rsidR="00EC5710">
        <w:t>.aws_iot.pub_sub.</w:t>
      </w:r>
      <w:r>
        <w:t>subscriber</w:t>
      </w:r>
      <w:proofErr w:type="spellEnd"/>
      <w:r>
        <w:t xml:space="preserve">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w:t>
      </w:r>
      <w:proofErr w:type="spellStart"/>
      <w:r w:rsidR="00F90419">
        <w:t>aws_iot</w:t>
      </w:r>
      <w:proofErr w:type="spellEnd"/>
      <w:r w:rsidR="00F90419">
        <w:t>/</w:t>
      </w:r>
      <w:proofErr w:type="spellStart"/>
      <w:r w:rsidR="00F90419">
        <w:t>pub_sub</w:t>
      </w:r>
      <w:proofErr w:type="spellEnd"/>
      <w:r w:rsidR="00F90419">
        <w:t>/subscriber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w:t>
      </w:r>
      <w:proofErr w:type="spellStart"/>
      <w:r w:rsidR="003821F2">
        <w:t>m</w:t>
      </w:r>
      <w:r w:rsidR="00D31B28">
        <w:t>akefile</w:t>
      </w:r>
      <w:proofErr w:type="spellEnd"/>
      <w:r w:rsidR="00F67527">
        <w:t>.</w:t>
      </w:r>
    </w:p>
    <w:p w14:paraId="28C0EA9C" w14:textId="23B04D2A" w:rsidR="001D079C" w:rsidRDefault="00D31B28" w:rsidP="001D079C">
      <w:pPr>
        <w:pStyle w:val="ListParagraph"/>
        <w:numPr>
          <w:ilvl w:val="0"/>
          <w:numId w:val="32"/>
        </w:numPr>
      </w:pPr>
      <w:r>
        <w:t>Update the topic and broker #defines to the same one you chose for (03)</w:t>
      </w:r>
      <w:r w:rsidR="00176344">
        <w:t>.</w:t>
      </w:r>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681C7E95" w:rsidR="00D31B28" w:rsidRDefault="00D31B28" w:rsidP="00EC5710">
      <w:pPr>
        <w:pStyle w:val="ListParagraph"/>
        <w:numPr>
          <w:ilvl w:val="0"/>
          <w:numId w:val="32"/>
        </w:numPr>
      </w:pPr>
      <w:r>
        <w:t xml:space="preserve">Publish messages using the AWS </w:t>
      </w:r>
      <w:r w:rsidR="00705C49">
        <w:t xml:space="preserve">test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7C0C5FE1" w:rsidR="0028340D" w:rsidRDefault="000D57F9" w:rsidP="000D57F9">
      <w:pPr>
        <w:pStyle w:val="ListParagraph"/>
        <w:numPr>
          <w:ilvl w:val="2"/>
          <w:numId w:val="34"/>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 xml:space="preserve">Update the </w:t>
      </w:r>
      <w:proofErr w:type="spellStart"/>
      <w:r>
        <w:t>make</w:t>
      </w:r>
      <w:r w:rsidR="00B3687E">
        <w:t>file</w:t>
      </w:r>
      <w:proofErr w:type="spellEnd"/>
      <w:r w:rsidR="00B3687E">
        <w:t xml:space="preserv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proofErr w:type="spellStart"/>
      <w:r>
        <w:t>subscriber.c</w:t>
      </w:r>
      <w:proofErr w:type="spellEnd"/>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and the period before </w:t>
      </w:r>
      <w:proofErr w:type="spellStart"/>
      <w:r>
        <w:t>cer</w:t>
      </w:r>
      <w:proofErr w:type="spellEnd"/>
      <w:r>
        <w:t xml:space="preserve">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21BBB3EC" w:rsidR="00DC7DEF" w:rsidRDefault="00D31B28" w:rsidP="00AE6C47">
      <w:pPr>
        <w:pStyle w:val="Heading3"/>
      </w:pPr>
      <w:r>
        <w:lastRenderedPageBreak/>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w:t>
      </w:r>
      <w:proofErr w:type="spellStart"/>
      <w:r w:rsidR="00224154" w:rsidRPr="00FC4AAA">
        <w:rPr>
          <w:i/>
        </w:rPr>
        <w:t>aws_iot</w:t>
      </w:r>
      <w:proofErr w:type="spellEnd"/>
      <w:r w:rsidR="00224154" w:rsidRPr="00FC4AAA">
        <w:rPr>
          <w:i/>
        </w:rPr>
        <w:t>/shadow</w:t>
      </w:r>
      <w:r w:rsidR="00224154">
        <w:t xml:space="preserve"> </w:t>
      </w:r>
      <w:r>
        <w:t>to your directory and update</w:t>
      </w:r>
      <w:r w:rsidR="00224154">
        <w:t xml:space="preserve"> the</w:t>
      </w:r>
      <w:r w:rsidR="004A4C21">
        <w:t xml:space="preserve"> </w:t>
      </w:r>
      <w:proofErr w:type="spellStart"/>
      <w:r w:rsidR="004A4C21">
        <w:t>m</w:t>
      </w:r>
      <w:r>
        <w:t>akefile</w:t>
      </w:r>
      <w:proofErr w:type="spellEnd"/>
      <w:r w:rsidR="00AE299C">
        <w:t>.</w:t>
      </w:r>
    </w:p>
    <w:p w14:paraId="6E349E1D" w14:textId="10F7130B" w:rsidR="00D31B28" w:rsidRDefault="00D31B28" w:rsidP="00D31B28">
      <w:pPr>
        <w:pStyle w:val="ListParagraph"/>
        <w:numPr>
          <w:ilvl w:val="0"/>
          <w:numId w:val="35"/>
        </w:numPr>
      </w:pPr>
      <w:r>
        <w:t xml:space="preserve">Update the DCT to have a </w:t>
      </w:r>
      <w:proofErr w:type="spellStart"/>
      <w:r w:rsidR="00106DC2">
        <w:t>Config</w:t>
      </w:r>
      <w:proofErr w:type="spellEnd"/>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06D815BB" w:rsidR="009349FD" w:rsidRDefault="009349FD" w:rsidP="009349FD">
      <w:pPr>
        <w:pStyle w:val="ListParagraph"/>
        <w:numPr>
          <w:ilvl w:val="1"/>
          <w:numId w:val="35"/>
        </w:numPr>
      </w:pPr>
      <w:r>
        <w:t>Hin</w:t>
      </w:r>
      <w:r w:rsidR="00FC4AAA">
        <w:t>t: The message broker address goes i</w:t>
      </w:r>
      <w:r>
        <w:t xml:space="preserve">n </w:t>
      </w:r>
      <w:r w:rsidR="00B62943">
        <w:t>“</w:t>
      </w:r>
      <w:proofErr w:type="spellStart"/>
      <w:r w:rsidRPr="009349FD">
        <w:rPr>
          <w:i/>
        </w:rPr>
        <w:t>aws_common.h</w:t>
      </w:r>
      <w:proofErr w:type="spellEnd"/>
      <w:r w:rsidR="00B62943">
        <w:rPr>
          <w:i/>
        </w:rPr>
        <w:t>”</w:t>
      </w:r>
      <w:r w:rsidR="00FC4AAA">
        <w:t xml:space="preserve"> for this project.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proofErr w:type="spellStart"/>
      <w:r w:rsidR="008F4E7E">
        <w:t>Config</w:t>
      </w:r>
      <w:proofErr w:type="spellEnd"/>
      <w:r w:rsidR="008F4E7E">
        <w:t xml:space="preserve">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proofErr w:type="spellStart"/>
      <w:r w:rsidRPr="008B3FC5">
        <w:rPr>
          <w:i/>
        </w:rPr>
        <w:t>aws_config.h</w:t>
      </w:r>
      <w:proofErr w:type="spellEnd"/>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7F543EB0" w:rsidR="00FE1138" w:rsidRDefault="00FE1138" w:rsidP="00D31B28">
      <w:pPr>
        <w:pStyle w:val="ListParagraph"/>
        <w:numPr>
          <w:ilvl w:val="1"/>
          <w:numId w:val="35"/>
        </w:numPr>
      </w:pPr>
      <w:r>
        <w:t xml:space="preserve">Click on “Wi-Fi Setup &gt;” and connect to the </w:t>
      </w:r>
      <w:r w:rsidR="00B06973">
        <w:t>Wi-Fi</w:t>
      </w:r>
      <w:r>
        <w:t xml:space="preserve"> network.</w:t>
      </w:r>
    </w:p>
    <w:p w14:paraId="03953D37" w14:textId="3EF4F488" w:rsidR="00D31B28" w:rsidRDefault="00D31B28" w:rsidP="00D31B28">
      <w:pPr>
        <w:pStyle w:val="ListParagraph"/>
        <w:numPr>
          <w:ilvl w:val="1"/>
          <w:numId w:val="35"/>
        </w:numPr>
      </w:pPr>
      <w:r>
        <w:t xml:space="preserve">The board will reboot.  Once it has done that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3548BDBE" w:rsidR="00CF2DED" w:rsidRDefault="00CF2DED" w:rsidP="00D31B28">
      <w:pPr>
        <w:pStyle w:val="ListParagraph"/>
        <w:numPr>
          <w:ilvl w:val="0"/>
          <w:numId w:val="35"/>
        </w:numPr>
      </w:pPr>
      <w:r>
        <w:t xml:space="preserve">Attach to a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8418D8" w:rsidP="00015F3E">
            <w:hyperlink r:id="rId31" w:history="1">
              <w:r w:rsidR="00015F3E" w:rsidRPr="00015F3E">
                <w:rPr>
                  <w:rStyle w:val="Hyperlink"/>
                </w:rPr>
                <w:t>AWS Developers Guide</w:t>
              </w:r>
            </w:hyperlink>
          </w:p>
        </w:tc>
        <w:tc>
          <w:tcPr>
            <w:tcW w:w="7195" w:type="dxa"/>
          </w:tcPr>
          <w:p w14:paraId="5AA3AA19" w14:textId="36F2F55D" w:rsidR="00015F3E" w:rsidRDefault="008418D8"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8418D8"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8418D8" w:rsidP="00015F3E">
            <w:hyperlink r:id="rId34" w:history="1">
              <w:r w:rsidR="00015F3E" w:rsidRPr="00015F3E">
                <w:rPr>
                  <w:rStyle w:val="Hyperlink"/>
                </w:rPr>
                <w:t xml:space="preserve">A nice </w:t>
              </w:r>
              <w:proofErr w:type="spellStart"/>
              <w:r w:rsidR="00015F3E" w:rsidRPr="00015F3E">
                <w:rPr>
                  <w:rStyle w:val="Hyperlink"/>
                </w:rPr>
                <w:t>powerpoint</w:t>
              </w:r>
              <w:proofErr w:type="spellEnd"/>
              <w:r w:rsidR="00015F3E" w:rsidRPr="00015F3E">
                <w:rPr>
                  <w:rStyle w:val="Hyperlink"/>
                </w:rPr>
                <w:t xml:space="preserve">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8418D8"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8418D8"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8418D8"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proofErr w:type="spellStart"/>
            <w:r>
              <w:t>demo.aws_iot_pub_sub</w:t>
            </w:r>
            <w:proofErr w:type="spellEnd"/>
            <w:r>
              <w:t>/publisher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proofErr w:type="spellStart"/>
            <w:r>
              <w:t>demo.aws_iot_pub_sub</w:t>
            </w:r>
            <w:proofErr w:type="spellEnd"/>
            <w:r>
              <w:t>/subscriber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proofErr w:type="spellStart"/>
            <w:r>
              <w:t>demo.aws_iot_shaddow</w:t>
            </w:r>
            <w:proofErr w:type="spellEnd"/>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1AED7556"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33E0C2D2" w:rsidR="0025484D" w:rsidRPr="00066AA6" w:rsidRDefault="0025484D" w:rsidP="0025484D">
      <w:pPr>
        <w:pStyle w:val="ListParagraph"/>
        <w:numPr>
          <w:ilvl w:val="1"/>
          <w:numId w:val="28"/>
        </w:numPr>
      </w:pPr>
      <w:r>
        <w:t xml:space="preserve">Hint: </w:t>
      </w:r>
      <w:del w:id="144" w:author="Greg Landry" w:date="2017-03-01T15:43:00Z">
        <w:r w:rsidDel="006D08E0">
          <w:delText>Currently only the</w:delText>
        </w:r>
      </w:del>
      <w:ins w:id="145" w:author="Greg Landry" w:date="2017-03-01T15:43:00Z">
        <w:r w:rsidR="006D08E0">
          <w:t>The example projects use</w:t>
        </w:r>
      </w:ins>
      <w:r>
        <w:t xml:space="preserve"> US East time zone works </w:t>
      </w:r>
      <w:del w:id="146" w:author="Greg Landry" w:date="2017-03-01T15:43:00Z">
        <w:r w:rsidDel="006D08E0">
          <w:delText xml:space="preserve">properly </w:delText>
        </w:r>
      </w:del>
      <w:r>
        <w:t xml:space="preserve">so </w:t>
      </w:r>
      <w:ins w:id="147" w:author="Greg Landry" w:date="2017-03-01T15:43:00Z">
        <w:r w:rsidR="006D08E0">
          <w:t xml:space="preserve">it is easiest </w:t>
        </w:r>
      </w:ins>
      <w:del w:id="148" w:author="Greg Landry" w:date="2017-03-01T15:43:00Z">
        <w:r w:rsidDel="006D08E0">
          <w:delText xml:space="preserve">be sure </w:delText>
        </w:r>
      </w:del>
      <w:r>
        <w:t>to pick a location in that time zone before setting up a new thing. In the example shown below, the selection is N. Virginia.</w:t>
      </w:r>
      <w:ins w:id="149" w:author="Greg Landry" w:date="2017-03-01T15:43:00Z">
        <w:r w:rsidR="006D08E0">
          <w:t xml:space="preserve"> If you choose a different zone, you will need to search for “us-east” in the source code </w:t>
        </w:r>
      </w:ins>
      <w:ins w:id="150" w:author="Greg Landry" w:date="2017-03-01T15:45:00Z">
        <w:r w:rsidR="006D08E0">
          <w:t xml:space="preserve">for each project </w:t>
        </w:r>
      </w:ins>
      <w:ins w:id="151" w:author="Greg Landry" w:date="2017-03-01T15:43:00Z">
        <w:r w:rsidR="006D08E0">
          <w:t>and update as necessary.</w:t>
        </w:r>
      </w:ins>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w:t>
      </w:r>
      <w:proofErr w:type="spellStart"/>
      <w:r w:rsidR="00B7217A">
        <w:t>YourInitials</w:t>
      </w:r>
      <w:proofErr w:type="spellEnd"/>
      <w:r w:rsidR="00B7217A">
        <w:t>&gt;</w:t>
      </w:r>
      <w:proofErr w:type="spellStart"/>
      <w:r>
        <w:t>TestThing</w:t>
      </w:r>
      <w:proofErr w:type="spellEnd"/>
      <w:r>
        <w:t>”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Del="00364BA3" w:rsidRDefault="00A2314F" w:rsidP="00A2314F">
      <w:pPr>
        <w:ind w:left="360"/>
        <w:rPr>
          <w:del w:id="152" w:author="Greg Landry" w:date="2017-03-01T15:48:00Z"/>
        </w:rPr>
      </w:pPr>
    </w:p>
    <w:p w14:paraId="09C3FFFB" w14:textId="1D907324" w:rsidR="0096648C" w:rsidDel="00364BA3" w:rsidRDefault="007F5950" w:rsidP="007F5950">
      <w:pPr>
        <w:pStyle w:val="ListParagraph"/>
        <w:keepNext/>
        <w:keepLines/>
        <w:numPr>
          <w:ilvl w:val="0"/>
          <w:numId w:val="28"/>
        </w:numPr>
        <w:rPr>
          <w:del w:id="153" w:author="Greg Landry" w:date="2017-03-01T15:48:00Z"/>
        </w:rPr>
      </w:pPr>
      <w:del w:id="154"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rsidP="00364BA3">
      <w:pPr>
        <w:keepNext/>
        <w:keepLines/>
        <w:rPr>
          <w:del w:id="155" w:author="Greg Landry" w:date="2017-03-01T15:48:00Z"/>
        </w:rPr>
        <w:pPrChange w:id="156" w:author="Greg Landry" w:date="2017-03-01T15:48:00Z">
          <w:pPr>
            <w:keepNext/>
            <w:keepLines/>
            <w:jc w:val="center"/>
          </w:pPr>
        </w:pPrChange>
      </w:pPr>
      <w:del w:id="157"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10150141" w:rsidR="00A2314F" w:rsidRDefault="00066AA6" w:rsidP="00364BA3">
      <w:pPr>
        <w:pStyle w:val="ListParagraph"/>
        <w:keepNext/>
        <w:keepLines/>
        <w:numPr>
          <w:ilvl w:val="0"/>
          <w:numId w:val="28"/>
        </w:numPr>
        <w:pPrChange w:id="158" w:author="Greg Landry" w:date="2017-03-01T15:48:00Z">
          <w:pPr>
            <w:pStyle w:val="ListParagraph"/>
            <w:keepNext/>
            <w:keepLines/>
            <w:numPr>
              <w:numId w:val="28"/>
            </w:numPr>
            <w:ind w:hanging="360"/>
          </w:pPr>
        </w:pPrChange>
      </w:pPr>
      <w:r>
        <w:t xml:space="preserve">Before you can do anything with the </w:t>
      </w:r>
      <w:r w:rsidRPr="00364BA3">
        <w:rPr>
          <w:i/>
          <w:rPrChange w:id="159" w:author="Greg Landry" w:date="2017-03-01T15:48:00Z">
            <w:rPr>
              <w:i/>
            </w:rPr>
          </w:rPrChange>
        </w:rPr>
        <w:t>thing</w:t>
      </w:r>
      <w:r>
        <w:t xml:space="preserve"> you need to create the encryption keys that enable you to identify yourself as that </w:t>
      </w:r>
      <w:r w:rsidRPr="00364BA3">
        <w:rPr>
          <w:i/>
          <w:rPrChange w:id="160" w:author="Greg Landry" w:date="2017-03-01T15:48:00Z">
            <w:rPr>
              <w:i/>
            </w:rPr>
          </w:rPrChange>
        </w:rPr>
        <w:t>thing</w:t>
      </w:r>
      <w:del w:id="161" w:author="Greg Landry" w:date="2017-03-01T15:48:00Z">
        <w:r w:rsidDel="00467C8A">
          <w:delText>, and then update the data</w:delText>
        </w:r>
      </w:del>
      <w:r>
        <w:t>.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6C20FDB9" w:rsidR="00A2314F" w:rsidDel="00467C8A" w:rsidRDefault="00A2314F" w:rsidP="00892212">
      <w:pPr>
        <w:jc w:val="center"/>
        <w:rPr>
          <w:del w:id="162" w:author="Greg Landry" w:date="2017-03-01T15:49:00Z"/>
        </w:rPr>
      </w:pPr>
    </w:p>
    <w:p w14:paraId="197FA632" w14:textId="187D5C13" w:rsidR="00A2314F" w:rsidRDefault="00A2314F" w:rsidP="00175CCC">
      <w:pPr>
        <w:pStyle w:val="ListParagraph"/>
        <w:keepNext/>
        <w:keepLines/>
        <w:numPr>
          <w:ilvl w:val="0"/>
          <w:numId w:val="28"/>
        </w:numPr>
        <w:rPr>
          <w:b/>
          <w:color w:val="FF0000"/>
        </w:rPr>
      </w:pPr>
      <w:r w:rsidRPr="00D16EC7">
        <w:rPr>
          <w:b/>
          <w:color w:val="FF0000"/>
        </w:rPr>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 xml:space="preserve">You must also “Activate” the certificate. </w:t>
      </w:r>
      <w:r w:rsidR="0017013C" w:rsidRPr="00D16EC7">
        <w:rPr>
          <w:b/>
          <w:color w:val="FF0000"/>
        </w:rPr>
        <w:t>Once you have downloaded the keys</w:t>
      </w:r>
      <w:r w:rsidR="002B02DC">
        <w:rPr>
          <w:b/>
          <w:color w:val="FF0000"/>
        </w:rPr>
        <w:t xml:space="preserve"> and activated the certificate</w:t>
      </w:r>
      <w:r w:rsidR="0017013C" w:rsidRPr="00D16EC7">
        <w:rPr>
          <w:b/>
          <w:color w:val="FF0000"/>
        </w:rPr>
        <w:t>,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6F4C98A0" w:rsidR="00A2314F" w:rsidRDefault="00467C8A" w:rsidP="00892212">
      <w:pPr>
        <w:jc w:val="center"/>
      </w:pPr>
      <w:r>
        <w:rPr>
          <w:noProof/>
        </w:rPr>
        <mc:AlternateContent>
          <mc:Choice Requires="wps">
            <w:drawing>
              <wp:anchor distT="0" distB="0" distL="114300" distR="114300" simplePos="0" relativeHeight="251677696" behindDoc="0" locked="0" layoutInCell="1" allowOverlap="1" wp14:anchorId="5043A1D9" wp14:editId="5724801B">
                <wp:simplePos x="0" y="0"/>
                <wp:positionH relativeFrom="column">
                  <wp:posOffset>3193908</wp:posOffset>
                </wp:positionH>
                <wp:positionV relativeFrom="paragraph">
                  <wp:posOffset>1060156</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51.5pt;margin-top:83.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ins w:id="163" w:author="Greg Landry" w:date="2017-03-01T15:50:00Z">
        <w:r>
          <w:rPr>
            <w:noProof/>
          </w:rPr>
          <mc:AlternateContent>
            <mc:Choice Requires="wps">
              <w:drawing>
                <wp:anchor distT="0" distB="0" distL="114300" distR="114300" simplePos="0" relativeHeight="251681792" behindDoc="0" locked="0" layoutInCell="1" allowOverlap="1" wp14:anchorId="6DDA8DEB" wp14:editId="3E22EFF8">
                  <wp:simplePos x="0" y="0"/>
                  <wp:positionH relativeFrom="column">
                    <wp:posOffset>4298296</wp:posOffset>
                  </wp:positionH>
                  <wp:positionV relativeFrom="paragraph">
                    <wp:posOffset>2220746</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2943668" w14:textId="5A97EF27"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64"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65"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last</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DA8DEB" id="Text Box 9" o:spid="_x0000_s1027" type="#_x0000_t202" style="position:absolute;left:0;text-align:left;margin-left:338.45pt;margin-top:174.8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" filled="f" stroked="f">
                  <v:textbox style="mso-fit-shape-to-text:t">
                    <w:txbxContent>
                      <w:p w14:paraId="42943668" w14:textId="5A97EF27"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66"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67"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last</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5BD7F06" wp14:editId="688813C1">
                  <wp:simplePos x="0" y="0"/>
                  <wp:positionH relativeFrom="column">
                    <wp:posOffset>1432711</wp:posOffset>
                  </wp:positionH>
                  <wp:positionV relativeFrom="paragraph">
                    <wp:posOffset>1886481</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D544FD0" w14:textId="483C2229"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68"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69"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BD7F06" id="Text Box 8" o:spid="_x0000_s1028" type="#_x0000_t202" style="position:absolute;left:0;text-align:left;margin-left:112.8pt;margin-top:148.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9Nw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" filled="f" stroked="f">
                  <v:textbox style="mso-fit-shape-to-text:t">
                    <w:txbxContent>
                      <w:p w14:paraId="1D544FD0" w14:textId="483C2229" w:rsidR="00467C8A" w:rsidRPr="0017013C" w:rsidRDefault="00467C8A" w:rsidP="00467C8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70" w:author="Greg Landry" w:date="2017-03-01T15:50:00Z">
                          <w:r w:rsidRPr="0017013C" w:rsidDel="00467C8A">
                            <w:rPr>
                              <w:b/>
                              <w:noProof/>
                              <w:color w:val="F7CAAC" w:themeColor="accent2" w:themeTint="66"/>
                              <w:sz w:val="40"/>
                              <w:szCs w:val="72"/>
                              <w14:textOutline w14:w="11112" w14:cap="flat" w14:cmpd="sng" w14:algn="ctr">
                                <w14:solidFill>
                                  <w14:schemeClr w14:val="accent2"/>
                                </w14:solidFill>
                                <w14:prstDash w14:val="solid"/>
                                <w14:round/>
                              </w14:textOutline>
                            </w:rPr>
                            <w:delText>first</w:delText>
                          </w:r>
                        </w:del>
                        <w:ins w:id="171" w:author="Greg Landry" w:date="2017-03-01T15:50:00Z">
                          <w:r>
                            <w:rPr>
                              <w:b/>
                              <w:noProof/>
                              <w:color w:val="F7CAAC" w:themeColor="accent2" w:themeTint="66"/>
                              <w:sz w:val="40"/>
                              <w:szCs w:val="72"/>
                              <w14:textOutline w14:w="11112" w14:cap="flat" w14:cmpd="sng" w14:algn="ctr">
                                <w14:solidFill>
                                  <w14:schemeClr w14:val="accent2"/>
                                </w14:solidFill>
                                <w14:prstDash w14:val="solid"/>
                                <w14:round/>
                              </w14:textOutline>
                            </w:rPr>
                            <w:t>second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r w:rsidR="002B02DC">
        <w:rPr>
          <w:noProof/>
        </w:rPr>
        <w:drawing>
          <wp:inline distT="0" distB="0" distL="0" distR="0" wp14:anchorId="3680F36C" wp14:editId="3CEC295C">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1551" cy="2824426"/>
                    </a:xfrm>
                    <a:prstGeom prst="rect">
                      <a:avLst/>
                    </a:prstGeom>
                  </pic:spPr>
                </pic:pic>
              </a:graphicData>
            </a:graphic>
          </wp:inline>
        </w:drawing>
      </w:r>
    </w:p>
    <w:p w14:paraId="18ABE500" w14:textId="7C0B8787" w:rsidR="00380421" w:rsidRPr="00380421" w:rsidRDefault="00380421" w:rsidP="0096648C">
      <w:pPr>
        <w:pStyle w:val="ListParagraph"/>
        <w:numPr>
          <w:ilvl w:val="0"/>
          <w:numId w:val="28"/>
        </w:numPr>
      </w:pPr>
      <w:r w:rsidRPr="00380421">
        <w:lastRenderedPageBreak/>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08942022" w:rsidR="0096648C" w:rsidRDefault="00D6257F" w:rsidP="000F28D7">
      <w:pPr>
        <w:pStyle w:val="ListParagraph"/>
        <w:keepNext/>
        <w:numPr>
          <w:ilvl w:val="0"/>
          <w:numId w:val="28"/>
        </w:numPr>
      </w:pPr>
      <w:r>
        <w:t>Give the new policy a name such as “&lt;</w:t>
      </w:r>
      <w:proofErr w:type="spellStart"/>
      <w:r>
        <w:t>YourInitials</w:t>
      </w:r>
      <w:proofErr w:type="spellEnd"/>
      <w:r>
        <w:t>&gt;_</w:t>
      </w:r>
      <w:proofErr w:type="spellStart"/>
      <w:r>
        <w:t>Tes</w:t>
      </w:r>
      <w:r w:rsidR="009225C7">
        <w:t>tThing_Policy</w:t>
      </w:r>
      <w:proofErr w:type="spellEnd"/>
      <w:r w:rsidR="009225C7">
        <w:t>”. Add the action as “</w:t>
      </w:r>
      <w:proofErr w:type="spellStart"/>
      <w:r w:rsidR="009225C7" w:rsidRPr="009225C7">
        <w:rPr>
          <w:i/>
        </w:rPr>
        <w:t>iot</w:t>
      </w:r>
      <w:proofErr w:type="spellEnd"/>
      <w:r w:rsidR="009225C7" w:rsidRPr="009225C7">
        <w:rPr>
          <w:i/>
        </w:rPr>
        <w: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EF6763">
      <w:pPr>
        <w:pStyle w:val="ListParagraph"/>
        <w:keepNext/>
        <w:numPr>
          <w:ilvl w:val="0"/>
          <w:numId w:val="28"/>
        </w:numPr>
      </w:pPr>
      <w:r>
        <w:lastRenderedPageBreak/>
        <w:t xml:space="preserve">You will now see the policy document details. In this case, any </w:t>
      </w:r>
      <w:proofErr w:type="spellStart"/>
      <w:r>
        <w:t>iot</w:t>
      </w:r>
      <w:proofErr w:type="spellEnd"/>
      <w:r>
        <w:t xml:space="preserve"> operation (</w:t>
      </w:r>
      <w:proofErr w:type="spellStart"/>
      <w:proofErr w:type="gramStart"/>
      <w:r>
        <w:t>iot</w:t>
      </w:r>
      <w:proofErr w:type="spellEnd"/>
      <w:r>
        <w:t>:</w:t>
      </w:r>
      <w:proofErr w:type="gramEnd"/>
      <w:r>
        <w: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EF6763">
      <w:pPr>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lastRenderedPageBreak/>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452430E8" w:rsidR="00B822CD" w:rsidRDefault="00B822CD" w:rsidP="00B822CD">
      <w:pPr>
        <w:pStyle w:val="Heading2"/>
      </w:pPr>
      <w:r>
        <w:lastRenderedPageBreak/>
        <w:t xml:space="preserve">Procedure to use the AWS </w:t>
      </w:r>
      <w:r w:rsidR="00705C49">
        <w:t xml:space="preserve">Test </w:t>
      </w:r>
      <w:r>
        <w:t>MQTT Client</w:t>
      </w:r>
    </w:p>
    <w:p w14:paraId="0DA51A7A" w14:textId="18750DE6" w:rsidR="00B822CD" w:rsidRDefault="00D879FC" w:rsidP="00B822CD">
      <w:r>
        <w:t xml:space="preserve">The AWS </w:t>
      </w:r>
      <w:r w:rsidR="00705C49">
        <w:t xml:space="preserve">Test </w:t>
      </w:r>
      <w:r>
        <w:t xml:space="preserve">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65D95319" w:rsidR="00D879FC" w:rsidRDefault="009C7ED1" w:rsidP="00080782">
      <w:pPr>
        <w:pStyle w:val="ListParagraph"/>
        <w:keepNext/>
        <w:numPr>
          <w:ilvl w:val="0"/>
          <w:numId w:val="29"/>
        </w:numPr>
      </w:pPr>
      <w:r>
        <w:t>Select “Test” from the panel on the left of the screen. Enter a topic that you want to subscribe to such as “</w:t>
      </w:r>
      <w:ins w:id="172" w:author="Greg Landry" w:date="2017-03-01T15:47:00Z">
        <w:r w:rsidR="00364BA3">
          <w:t>&lt;</w:t>
        </w:r>
        <w:proofErr w:type="spellStart"/>
        <w:r w:rsidR="00364BA3">
          <w:t>your_initials</w:t>
        </w:r>
        <w:proofErr w:type="spellEnd"/>
        <w:r w:rsidR="00364BA3">
          <w:t>&gt;</w:t>
        </w:r>
      </w:ins>
      <w:ins w:id="173" w:author="Greg Landry" w:date="2017-03-01T15:46:00Z">
        <w:r w:rsidR="00364BA3">
          <w:t>_</w:t>
        </w:r>
      </w:ins>
      <w:proofErr w:type="spellStart"/>
      <w:r>
        <w:t>testtopic</w:t>
      </w:r>
      <w:proofErr w:type="spellEnd"/>
      <w:r>
        <w:t>” and click on “Subscribe to topic”</w:t>
      </w:r>
      <w:r w:rsidR="00080782">
        <w:t>. You will see the new topic show up under Subscriptions.</w:t>
      </w:r>
      <w:ins w:id="174" w:author="Greg Landry" w:date="2017-03-01T15:47:00Z">
        <w:r w:rsidR="00364BA3">
          <w:t xml:space="preserve"> Make sure to put your initials or some other unique string in the topic if you are using the class AWS account. If not, you may see messages from someone else publishing to the same topic.</w:t>
        </w:r>
      </w:ins>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370DFD40"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w:t>
      </w:r>
      <w:ins w:id="175" w:author="Greg Landry" w:date="2017-03-01T15:46:00Z">
        <w:r w:rsidR="00364BA3">
          <w:t>&lt;</w:t>
        </w:r>
        <w:proofErr w:type="spellStart"/>
        <w:r w:rsidR="00364BA3">
          <w:t>your_initials</w:t>
        </w:r>
        <w:proofErr w:type="spellEnd"/>
        <w:r w:rsidR="00364BA3">
          <w:t>&gt;</w:t>
        </w:r>
        <w:r w:rsidR="00364BA3">
          <w:t>_</w:t>
        </w:r>
      </w:ins>
      <w:proofErr w:type="spellStart"/>
      <w:r>
        <w:t>testtopic</w:t>
      </w:r>
      <w:proofErr w:type="spellEnd"/>
      <w:r>
        <w:t xml:space="preserve">”.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3D5126F4" w:rsidR="00080782" w:rsidRDefault="00080782" w:rsidP="00080782">
      <w:pPr>
        <w:pStyle w:val="ListParagraph"/>
        <w:keepNext/>
        <w:keepLines/>
        <w:numPr>
          <w:ilvl w:val="0"/>
          <w:numId w:val="29"/>
        </w:numPr>
      </w:pPr>
      <w:r>
        <w:t xml:space="preserve">Once the message is sent, you will see a red dot next to the topic in the Subscriptions area. This indicates that you have a new message on that subscription. Click on </w:t>
      </w:r>
      <w:ins w:id="176" w:author="Greg Landry" w:date="2017-03-01T15:46:00Z">
        <w:r w:rsidR="00364BA3">
          <w:t>&lt;</w:t>
        </w:r>
        <w:proofErr w:type="spellStart"/>
        <w:r w:rsidR="00364BA3">
          <w:t>your_initials</w:t>
        </w:r>
        <w:proofErr w:type="spellEnd"/>
        <w:r w:rsidR="00364BA3">
          <w:t>&gt;_</w:t>
        </w:r>
      </w:ins>
      <w:proofErr w:type="spellStart"/>
      <w:r>
        <w:t>testtopic</w:t>
      </w:r>
      <w:proofErr w:type="spellEnd"/>
      <w:r>
        <w:t xml:space="preserve">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51938784" w14:textId="775873E5" w:rsidR="00EF6763" w:rsidRDefault="00080782" w:rsidP="00EF6763">
      <w:pPr>
        <w:pStyle w:val="ListParagraph"/>
        <w:keepLines/>
        <w:numPr>
          <w:ilvl w:val="0"/>
          <w:numId w:val="29"/>
        </w:numPr>
      </w:pPr>
      <w:r>
        <w:t>This test client will be useful once you have your IoT device connected and want to test subscription and publish actions as we will see in the exercises.</w:t>
      </w:r>
    </w:p>
    <w:sectPr w:rsidR="00EF67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77C3E" w14:textId="77777777" w:rsidR="008418D8" w:rsidRDefault="008418D8" w:rsidP="00093A9C">
      <w:r>
        <w:separator/>
      </w:r>
    </w:p>
  </w:endnote>
  <w:endnote w:type="continuationSeparator" w:id="0">
    <w:p w14:paraId="5752C0AA" w14:textId="77777777" w:rsidR="008418D8" w:rsidRDefault="008418D8"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01375F">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01375F">
              <w:rPr>
                <w:b/>
                <w:bCs/>
                <w:noProof/>
              </w:rPr>
              <w:t>22</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65BEB7" w14:textId="77777777" w:rsidR="008418D8" w:rsidRDefault="008418D8" w:rsidP="00093A9C">
      <w:r>
        <w:separator/>
      </w:r>
    </w:p>
  </w:footnote>
  <w:footnote w:type="continuationSeparator" w:id="0">
    <w:p w14:paraId="5E71D585" w14:textId="77777777" w:rsidR="008418D8" w:rsidRDefault="008418D8"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D4D45"/>
    <w:rsid w:val="000D57F9"/>
    <w:rsid w:val="000E58C5"/>
    <w:rsid w:val="000F28D7"/>
    <w:rsid w:val="000F47E5"/>
    <w:rsid w:val="00106DC2"/>
    <w:rsid w:val="001140E1"/>
    <w:rsid w:val="00123D59"/>
    <w:rsid w:val="0015115D"/>
    <w:rsid w:val="00152D0D"/>
    <w:rsid w:val="0015764D"/>
    <w:rsid w:val="00163953"/>
    <w:rsid w:val="00167802"/>
    <w:rsid w:val="0017013C"/>
    <w:rsid w:val="00175CCC"/>
    <w:rsid w:val="00176344"/>
    <w:rsid w:val="00177F74"/>
    <w:rsid w:val="001934F3"/>
    <w:rsid w:val="001A2030"/>
    <w:rsid w:val="001B3CBB"/>
    <w:rsid w:val="001C41CE"/>
    <w:rsid w:val="001D079C"/>
    <w:rsid w:val="001D0EF5"/>
    <w:rsid w:val="001E290F"/>
    <w:rsid w:val="001E500C"/>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5028"/>
    <w:rsid w:val="0028340D"/>
    <w:rsid w:val="002844D0"/>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320E0"/>
    <w:rsid w:val="00436159"/>
    <w:rsid w:val="004603C8"/>
    <w:rsid w:val="00467C8A"/>
    <w:rsid w:val="00467FF5"/>
    <w:rsid w:val="004771B6"/>
    <w:rsid w:val="00497552"/>
    <w:rsid w:val="004A2DC1"/>
    <w:rsid w:val="004A4C21"/>
    <w:rsid w:val="004B413A"/>
    <w:rsid w:val="004C1BCF"/>
    <w:rsid w:val="004C24E1"/>
    <w:rsid w:val="004C42B9"/>
    <w:rsid w:val="004C77B1"/>
    <w:rsid w:val="004D13CA"/>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3959"/>
    <w:rsid w:val="005F67C7"/>
    <w:rsid w:val="00601675"/>
    <w:rsid w:val="00603EF0"/>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D08E0"/>
    <w:rsid w:val="006E2048"/>
    <w:rsid w:val="006E3D1B"/>
    <w:rsid w:val="006F06FA"/>
    <w:rsid w:val="006F1CF2"/>
    <w:rsid w:val="00705C49"/>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025D"/>
    <w:rsid w:val="008219A7"/>
    <w:rsid w:val="008418D8"/>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5A59"/>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D64F3"/>
    <w:rsid w:val="00BE1FFC"/>
    <w:rsid w:val="00BE64A2"/>
    <w:rsid w:val="00BF71DE"/>
    <w:rsid w:val="00C13557"/>
    <w:rsid w:val="00C33AC2"/>
    <w:rsid w:val="00C406E5"/>
    <w:rsid w:val="00C53A42"/>
    <w:rsid w:val="00C53D2F"/>
    <w:rsid w:val="00C61F72"/>
    <w:rsid w:val="00C62FF9"/>
    <w:rsid w:val="00C71CCA"/>
    <w:rsid w:val="00C734F8"/>
    <w:rsid w:val="00C75848"/>
    <w:rsid w:val="00C76A15"/>
    <w:rsid w:val="00C8243B"/>
    <w:rsid w:val="00C8421D"/>
    <w:rsid w:val="00C85031"/>
    <w:rsid w:val="00C91E38"/>
    <w:rsid w:val="00C9303D"/>
    <w:rsid w:val="00C96A17"/>
    <w:rsid w:val="00CA0069"/>
    <w:rsid w:val="00CB0056"/>
    <w:rsid w:val="00CB37A2"/>
    <w:rsid w:val="00CB3ED0"/>
    <w:rsid w:val="00CC2D8B"/>
    <w:rsid w:val="00CC6B64"/>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207A"/>
    <w:rsid w:val="00EC5710"/>
    <w:rsid w:val="00ED0FED"/>
    <w:rsid w:val="00ED5415"/>
    <w:rsid w:val="00EE020A"/>
    <w:rsid w:val="00EE2061"/>
    <w:rsid w:val="00EE71D0"/>
    <w:rsid w:val="00EF1883"/>
    <w:rsid w:val="00EF6763"/>
    <w:rsid w:val="00F04330"/>
    <w:rsid w:val="00F04B52"/>
    <w:rsid w:val="00F1475C"/>
    <w:rsid w:val="00F21DDD"/>
    <w:rsid w:val="00F25363"/>
    <w:rsid w:val="00F25415"/>
    <w:rsid w:val="00F322B8"/>
    <w:rsid w:val="00F417BC"/>
    <w:rsid w:val="00F50852"/>
    <w:rsid w:val="00F60891"/>
    <w:rsid w:val="00F64B14"/>
    <w:rsid w:val="00F672F4"/>
    <w:rsid w:val="00F67527"/>
    <w:rsid w:val="00F73D45"/>
    <w:rsid w:val="00F74396"/>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E38"/>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91E3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91E38"/>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microsoft.com/office/2011/relationships/people" Target="people.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474F9-92BF-46D6-94AC-47CD61B52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22</Pages>
  <Words>4117</Words>
  <Characters>23468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198</cp:revision>
  <cp:lastPrinted>2016-10-22T16:36:00Z</cp:lastPrinted>
  <dcterms:created xsi:type="dcterms:W3CDTF">2016-10-10T16:52:00Z</dcterms:created>
  <dcterms:modified xsi:type="dcterms:W3CDTF">2017-03-01T21:06:00Z</dcterms:modified>
</cp:coreProperties>
</file>